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E72F04" w14:textId="77777777" w:rsidR="000065D3" w:rsidRPr="00292D17" w:rsidRDefault="000065D3">
      <w:pPr>
        <w:rPr>
          <w:rFonts w:ascii="Times New Roman" w:hAnsi="Times New Roman" w:cs="Times New Roman"/>
        </w:rPr>
      </w:pPr>
    </w:p>
    <w:p w14:paraId="37C67E94" w14:textId="558F5CD1" w:rsidR="005C5482" w:rsidRPr="00292D17" w:rsidRDefault="00783B71" w:rsidP="00783B71">
      <w:pPr>
        <w:jc w:val="both"/>
        <w:rPr>
          <w:rFonts w:ascii="Times New Roman" w:eastAsia="Times New Roman" w:hAnsi="Times New Roman" w:cs="Times New Roman"/>
          <w:b/>
        </w:rPr>
      </w:pPr>
      <w:bookmarkStart w:id="0" w:name="_heading=h.gjdgxs" w:colFirst="0" w:colLast="0"/>
      <w:bookmarkEnd w:id="0"/>
      <w:r w:rsidRPr="00292D17">
        <w:rPr>
          <w:rFonts w:ascii="Times New Roman" w:eastAsia="Times New Roman" w:hAnsi="Times New Roman" w:cs="Times New Roman"/>
          <w:b/>
        </w:rPr>
        <w:t xml:space="preserve">Can effective residual </w:t>
      </w:r>
      <w:proofErr w:type="spellStart"/>
      <w:r w:rsidR="008A668E" w:rsidRPr="00292D17">
        <w:rPr>
          <w:rFonts w:ascii="Times New Roman" w:eastAsia="Times New Roman" w:hAnsi="Times New Roman" w:cs="Times New Roman"/>
          <w:b/>
        </w:rPr>
        <w:t>waterhemp</w:t>
      </w:r>
      <w:proofErr w:type="spellEnd"/>
      <w:r w:rsidR="008A668E" w:rsidRPr="00292D17">
        <w:rPr>
          <w:rFonts w:ascii="Times New Roman" w:eastAsia="Times New Roman" w:hAnsi="Times New Roman" w:cs="Times New Roman"/>
          <w:b/>
        </w:rPr>
        <w:t xml:space="preserve"> </w:t>
      </w:r>
      <w:r w:rsidRPr="00292D17">
        <w:rPr>
          <w:rFonts w:ascii="Times New Roman" w:eastAsia="Times New Roman" w:hAnsi="Times New Roman" w:cs="Times New Roman"/>
          <w:b/>
        </w:rPr>
        <w:t xml:space="preserve">control </w:t>
      </w:r>
      <w:r w:rsidR="00020689">
        <w:rPr>
          <w:rFonts w:ascii="Times New Roman" w:eastAsia="Times New Roman" w:hAnsi="Times New Roman" w:cs="Times New Roman"/>
          <w:b/>
        </w:rPr>
        <w:t>AND</w:t>
      </w:r>
      <w:r w:rsidR="00020689" w:rsidRPr="00292D17">
        <w:rPr>
          <w:rFonts w:ascii="Times New Roman" w:eastAsia="Times New Roman" w:hAnsi="Times New Roman" w:cs="Times New Roman"/>
          <w:b/>
        </w:rPr>
        <w:t xml:space="preserve"> </w:t>
      </w:r>
      <w:r w:rsidR="00020689">
        <w:rPr>
          <w:rFonts w:ascii="Times New Roman" w:eastAsia="Times New Roman" w:hAnsi="Times New Roman" w:cs="Times New Roman"/>
          <w:b/>
        </w:rPr>
        <w:t xml:space="preserve">successful establishment of </w:t>
      </w:r>
      <w:proofErr w:type="spellStart"/>
      <w:r w:rsidRPr="00292D17">
        <w:rPr>
          <w:rFonts w:ascii="Times New Roman" w:eastAsia="Times New Roman" w:hAnsi="Times New Roman" w:cs="Times New Roman"/>
          <w:b/>
        </w:rPr>
        <w:t>interseed</w:t>
      </w:r>
      <w:r w:rsidR="00485A6E">
        <w:rPr>
          <w:rFonts w:ascii="Times New Roman" w:eastAsia="Times New Roman" w:hAnsi="Times New Roman" w:cs="Times New Roman"/>
          <w:b/>
        </w:rPr>
        <w:t>ed</w:t>
      </w:r>
      <w:proofErr w:type="spellEnd"/>
      <w:r w:rsidRPr="00292D17">
        <w:rPr>
          <w:rFonts w:ascii="Times New Roman" w:eastAsia="Times New Roman" w:hAnsi="Times New Roman" w:cs="Times New Roman"/>
          <w:b/>
        </w:rPr>
        <w:t xml:space="preserve"> </w:t>
      </w:r>
      <w:r w:rsidR="005C5482" w:rsidRPr="00292D17">
        <w:rPr>
          <w:rFonts w:ascii="Times New Roman" w:eastAsia="Times New Roman" w:hAnsi="Times New Roman" w:cs="Times New Roman"/>
          <w:b/>
        </w:rPr>
        <w:t>or overseed</w:t>
      </w:r>
      <w:r w:rsidR="00485A6E">
        <w:rPr>
          <w:rFonts w:ascii="Times New Roman" w:eastAsia="Times New Roman" w:hAnsi="Times New Roman" w:cs="Times New Roman"/>
          <w:b/>
        </w:rPr>
        <w:t>ed</w:t>
      </w:r>
      <w:r w:rsidR="005C5482" w:rsidRPr="00292D17">
        <w:rPr>
          <w:rFonts w:ascii="Times New Roman" w:eastAsia="Times New Roman" w:hAnsi="Times New Roman" w:cs="Times New Roman"/>
          <w:b/>
        </w:rPr>
        <w:t xml:space="preserve"> </w:t>
      </w:r>
      <w:r w:rsidRPr="00292D17">
        <w:rPr>
          <w:rFonts w:ascii="Times New Roman" w:eastAsia="Times New Roman" w:hAnsi="Times New Roman" w:cs="Times New Roman"/>
          <w:b/>
        </w:rPr>
        <w:t>cover crops into corn</w:t>
      </w:r>
      <w:r w:rsidR="00020689">
        <w:rPr>
          <w:rFonts w:ascii="Times New Roman" w:eastAsia="Times New Roman" w:hAnsi="Times New Roman" w:cs="Times New Roman"/>
          <w:b/>
        </w:rPr>
        <w:t xml:space="preserve"> be achieved</w:t>
      </w:r>
      <w:r w:rsidRPr="00292D17">
        <w:rPr>
          <w:rFonts w:ascii="Times New Roman" w:eastAsia="Times New Roman" w:hAnsi="Times New Roman" w:cs="Times New Roman"/>
          <w:b/>
        </w:rPr>
        <w:t>?</w:t>
      </w:r>
    </w:p>
    <w:p w14:paraId="2CC056B5" w14:textId="77777777" w:rsidR="00B36524" w:rsidRPr="00292D17" w:rsidRDefault="00B36524" w:rsidP="005A0174">
      <w:pPr>
        <w:spacing w:line="360" w:lineRule="auto"/>
        <w:jc w:val="both"/>
        <w:rPr>
          <w:rFonts w:ascii="Times New Roman" w:hAnsi="Times New Roman" w:cs="Times New Roman"/>
        </w:rPr>
      </w:pPr>
    </w:p>
    <w:p w14:paraId="2269DF15" w14:textId="1D8A4B02" w:rsidR="00184559" w:rsidRDefault="00B36524" w:rsidP="00184559">
      <w:pPr>
        <w:spacing w:line="360" w:lineRule="auto"/>
        <w:ind w:firstLine="720"/>
        <w:jc w:val="both"/>
        <w:rPr>
          <w:rFonts w:ascii="Times New Roman" w:hAnsi="Times New Roman" w:cs="Times New Roman"/>
        </w:rPr>
      </w:pPr>
      <w:proofErr w:type="spellStart"/>
      <w:r w:rsidRPr="00B36524">
        <w:rPr>
          <w:rFonts w:ascii="Times New Roman" w:hAnsi="Times New Roman" w:cs="Times New Roman"/>
        </w:rPr>
        <w:t>Waterhemp</w:t>
      </w:r>
      <w:proofErr w:type="spellEnd"/>
      <w:r w:rsidRPr="00292D17">
        <w:rPr>
          <w:rFonts w:ascii="Times New Roman" w:hAnsi="Times New Roman" w:cs="Times New Roman"/>
        </w:rPr>
        <w:t xml:space="preserve"> </w:t>
      </w:r>
      <w:r w:rsidR="00020689">
        <w:rPr>
          <w:rFonts w:ascii="Times New Roman" w:hAnsi="Times New Roman" w:cs="Times New Roman"/>
        </w:rPr>
        <w:t xml:space="preserve">has become </w:t>
      </w:r>
      <w:r w:rsidRPr="00292D17">
        <w:rPr>
          <w:rFonts w:ascii="Times New Roman" w:hAnsi="Times New Roman" w:cs="Times New Roman"/>
        </w:rPr>
        <w:t>the most troublesome weed</w:t>
      </w:r>
      <w:r w:rsidR="0033447E">
        <w:rPr>
          <w:rFonts w:ascii="Times New Roman" w:hAnsi="Times New Roman" w:cs="Times New Roman"/>
        </w:rPr>
        <w:t xml:space="preserve"> species</w:t>
      </w:r>
      <w:r w:rsidRPr="00292D17">
        <w:rPr>
          <w:rFonts w:ascii="Times New Roman" w:hAnsi="Times New Roman" w:cs="Times New Roman"/>
        </w:rPr>
        <w:t xml:space="preserve"> across</w:t>
      </w:r>
      <w:r w:rsidR="00020689">
        <w:rPr>
          <w:rFonts w:ascii="Times New Roman" w:hAnsi="Times New Roman" w:cs="Times New Roman"/>
        </w:rPr>
        <w:t xml:space="preserve"> Wisconsin</w:t>
      </w:r>
      <w:r w:rsidRPr="00292D17">
        <w:rPr>
          <w:rFonts w:ascii="Times New Roman" w:hAnsi="Times New Roman" w:cs="Times New Roman"/>
        </w:rPr>
        <w:t xml:space="preserve"> cropping systems and has developed resistance to </w:t>
      </w:r>
      <w:r w:rsidR="0033447E">
        <w:rPr>
          <w:rFonts w:ascii="Times New Roman" w:hAnsi="Times New Roman" w:cs="Times New Roman"/>
        </w:rPr>
        <w:t>different</w:t>
      </w:r>
      <w:r w:rsidRPr="00292D17">
        <w:rPr>
          <w:rFonts w:ascii="Times New Roman" w:hAnsi="Times New Roman" w:cs="Times New Roman"/>
        </w:rPr>
        <w:t xml:space="preserve"> POST herbicides</w:t>
      </w:r>
      <w:r w:rsidR="00695EDF">
        <w:rPr>
          <w:rFonts w:ascii="Times New Roman" w:hAnsi="Times New Roman" w:cs="Times New Roman"/>
        </w:rPr>
        <w:t xml:space="preserve"> (</w:t>
      </w:r>
      <w:r w:rsidR="00020689">
        <w:rPr>
          <w:rFonts w:ascii="Times New Roman" w:hAnsi="Times New Roman" w:cs="Times New Roman"/>
        </w:rPr>
        <w:t>please see:</w:t>
      </w:r>
      <w:r w:rsidR="0080752D" w:rsidRPr="0080752D">
        <w:t xml:space="preserve"> </w:t>
      </w:r>
      <w:hyperlink r:id="rId5" w:history="1">
        <w:r w:rsidR="0080752D" w:rsidRPr="00BC6B24">
          <w:rPr>
            <w:rStyle w:val="Hyperlink"/>
            <w:rFonts w:ascii="Times New Roman" w:hAnsi="Times New Roman" w:cs="Times New Roman"/>
          </w:rPr>
          <w:t>https://storymaps.arcgis.com/stories/9ae6d1c164e24c7987432dbe1cf67d0e</w:t>
        </w:r>
      </w:hyperlink>
      <w:r w:rsidR="00695EDF">
        <w:rPr>
          <w:rFonts w:ascii="Times New Roman" w:hAnsi="Times New Roman" w:cs="Times New Roman"/>
        </w:rPr>
        <w:t>)</w:t>
      </w:r>
      <w:r w:rsidRPr="00B36524">
        <w:rPr>
          <w:rFonts w:ascii="Times New Roman" w:hAnsi="Times New Roman" w:cs="Times New Roman"/>
        </w:rPr>
        <w:t xml:space="preserve">. </w:t>
      </w:r>
      <w:r w:rsidRPr="00292D17">
        <w:rPr>
          <w:rFonts w:ascii="Times New Roman" w:hAnsi="Times New Roman" w:cs="Times New Roman"/>
        </w:rPr>
        <w:t>PRE-emergence</w:t>
      </w:r>
      <w:r w:rsidR="00695EDF">
        <w:rPr>
          <w:rFonts w:ascii="Times New Roman" w:hAnsi="Times New Roman" w:cs="Times New Roman"/>
        </w:rPr>
        <w:t xml:space="preserve"> </w:t>
      </w:r>
      <w:r w:rsidRPr="00292D17">
        <w:rPr>
          <w:rFonts w:ascii="Times New Roman" w:hAnsi="Times New Roman" w:cs="Times New Roman"/>
        </w:rPr>
        <w:t xml:space="preserve">(PRE) </w:t>
      </w:r>
      <w:r w:rsidRPr="00B36524">
        <w:rPr>
          <w:rFonts w:ascii="Times New Roman" w:hAnsi="Times New Roman" w:cs="Times New Roman"/>
        </w:rPr>
        <w:t>herbicides</w:t>
      </w:r>
      <w:r w:rsidR="00695EDF">
        <w:rPr>
          <w:rFonts w:ascii="Times New Roman" w:hAnsi="Times New Roman" w:cs="Times New Roman"/>
        </w:rPr>
        <w:t xml:space="preserve"> with soil residual activity </w:t>
      </w:r>
      <w:r w:rsidR="00695EDF" w:rsidRPr="00B36524">
        <w:rPr>
          <w:rFonts w:ascii="Times New Roman" w:hAnsi="Times New Roman" w:cs="Times New Roman"/>
        </w:rPr>
        <w:t>have be</w:t>
      </w:r>
      <w:r w:rsidR="00695EDF">
        <w:rPr>
          <w:rFonts w:ascii="Times New Roman" w:hAnsi="Times New Roman" w:cs="Times New Roman"/>
        </w:rPr>
        <w:t>come the foundation for</w:t>
      </w:r>
      <w:r w:rsidR="00695EDF" w:rsidRPr="00B36524">
        <w:rPr>
          <w:rFonts w:ascii="Times New Roman" w:hAnsi="Times New Roman" w:cs="Times New Roman"/>
        </w:rPr>
        <w:t xml:space="preserve"> </w:t>
      </w:r>
      <w:r w:rsidR="0033447E">
        <w:rPr>
          <w:rFonts w:ascii="Times New Roman" w:hAnsi="Times New Roman" w:cs="Times New Roman"/>
        </w:rPr>
        <w:t xml:space="preserve">chemical </w:t>
      </w:r>
      <w:proofErr w:type="spellStart"/>
      <w:r w:rsidR="0033447E">
        <w:rPr>
          <w:rFonts w:ascii="Times New Roman" w:hAnsi="Times New Roman" w:cs="Times New Roman"/>
        </w:rPr>
        <w:t>waterhemp</w:t>
      </w:r>
      <w:proofErr w:type="spellEnd"/>
      <w:r w:rsidR="0033447E">
        <w:rPr>
          <w:rFonts w:ascii="Times New Roman" w:hAnsi="Times New Roman" w:cs="Times New Roman"/>
        </w:rPr>
        <w:t xml:space="preserve"> control</w:t>
      </w:r>
      <w:r w:rsidRPr="00B36524">
        <w:rPr>
          <w:rFonts w:ascii="Times New Roman" w:hAnsi="Times New Roman" w:cs="Times New Roman"/>
        </w:rPr>
        <w:t xml:space="preserve">. However, the use of </w:t>
      </w:r>
      <w:r w:rsidR="00020689">
        <w:rPr>
          <w:rFonts w:ascii="Times New Roman" w:hAnsi="Times New Roman" w:cs="Times New Roman"/>
        </w:rPr>
        <w:t>such</w:t>
      </w:r>
      <w:r w:rsidRPr="00B36524">
        <w:rPr>
          <w:rFonts w:ascii="Times New Roman" w:hAnsi="Times New Roman" w:cs="Times New Roman"/>
        </w:rPr>
        <w:t xml:space="preserve"> herbicides can also </w:t>
      </w:r>
      <w:r w:rsidRPr="00292D17">
        <w:rPr>
          <w:rFonts w:ascii="Times New Roman" w:hAnsi="Times New Roman" w:cs="Times New Roman"/>
        </w:rPr>
        <w:t xml:space="preserve">negatively impact the establishment of </w:t>
      </w:r>
      <w:r w:rsidRPr="00B36524">
        <w:rPr>
          <w:rFonts w:ascii="Times New Roman" w:hAnsi="Times New Roman" w:cs="Times New Roman"/>
        </w:rPr>
        <w:t xml:space="preserve">cover crops </w:t>
      </w:r>
      <w:proofErr w:type="spellStart"/>
      <w:r w:rsidRPr="00B36524">
        <w:rPr>
          <w:rFonts w:ascii="Times New Roman" w:hAnsi="Times New Roman" w:cs="Times New Roman"/>
        </w:rPr>
        <w:t>interseeded</w:t>
      </w:r>
      <w:proofErr w:type="spellEnd"/>
      <w:r w:rsidRPr="00B36524">
        <w:rPr>
          <w:rFonts w:ascii="Times New Roman" w:hAnsi="Times New Roman" w:cs="Times New Roman"/>
        </w:rPr>
        <w:t xml:space="preserve"> or overseeded into corn</w:t>
      </w:r>
      <w:r w:rsidR="00543555">
        <w:rPr>
          <w:rFonts w:ascii="Times New Roman" w:hAnsi="Times New Roman" w:cs="Times New Roman"/>
        </w:rPr>
        <w:t xml:space="preserve"> (Figure 1A &amp; B)</w:t>
      </w:r>
      <w:r w:rsidRPr="00B36524">
        <w:rPr>
          <w:rFonts w:ascii="Times New Roman" w:hAnsi="Times New Roman" w:cs="Times New Roman"/>
        </w:rPr>
        <w:t>.</w:t>
      </w:r>
      <w:r w:rsidR="00020689">
        <w:rPr>
          <w:rFonts w:ascii="Times New Roman" w:hAnsi="Times New Roman" w:cs="Times New Roman"/>
        </w:rPr>
        <w:t xml:space="preserve"> </w:t>
      </w:r>
      <w:r w:rsidR="00695EDF">
        <w:rPr>
          <w:rFonts w:ascii="Times New Roman" w:hAnsi="Times New Roman" w:cs="Times New Roman"/>
        </w:rPr>
        <w:t>A potential</w:t>
      </w:r>
      <w:r w:rsidR="00695EDF" w:rsidRPr="00B36524">
        <w:rPr>
          <w:rFonts w:ascii="Times New Roman" w:hAnsi="Times New Roman" w:cs="Times New Roman"/>
        </w:rPr>
        <w:t xml:space="preserve"> </w:t>
      </w:r>
      <w:r w:rsidR="00184559" w:rsidRPr="00B36524">
        <w:rPr>
          <w:rFonts w:ascii="Times New Roman" w:hAnsi="Times New Roman" w:cs="Times New Roman"/>
        </w:rPr>
        <w:t xml:space="preserve">strategy for achieving effective waterhemp control and cover crop </w:t>
      </w:r>
      <w:r w:rsidR="00184559" w:rsidRPr="00292D17">
        <w:rPr>
          <w:rFonts w:ascii="Times New Roman" w:hAnsi="Times New Roman" w:cs="Times New Roman"/>
        </w:rPr>
        <w:t xml:space="preserve">establishment </w:t>
      </w:r>
      <w:r w:rsidR="00184559" w:rsidRPr="00B36524">
        <w:rPr>
          <w:rFonts w:ascii="Times New Roman" w:hAnsi="Times New Roman" w:cs="Times New Roman"/>
        </w:rPr>
        <w:t xml:space="preserve">is to use </w:t>
      </w:r>
      <w:r w:rsidR="00020689">
        <w:rPr>
          <w:rFonts w:ascii="Times New Roman" w:hAnsi="Times New Roman" w:cs="Times New Roman"/>
        </w:rPr>
        <w:t>effective</w:t>
      </w:r>
      <w:r w:rsidR="00184559" w:rsidRPr="00B36524">
        <w:rPr>
          <w:rFonts w:ascii="Times New Roman" w:hAnsi="Times New Roman" w:cs="Times New Roman"/>
        </w:rPr>
        <w:t xml:space="preserve"> </w:t>
      </w:r>
      <w:r w:rsidR="00184559" w:rsidRPr="00292D17">
        <w:rPr>
          <w:rFonts w:ascii="Times New Roman" w:hAnsi="Times New Roman" w:cs="Times New Roman"/>
        </w:rPr>
        <w:t>PRE</w:t>
      </w:r>
      <w:r w:rsidR="00184559" w:rsidRPr="00B36524">
        <w:rPr>
          <w:rFonts w:ascii="Times New Roman" w:hAnsi="Times New Roman" w:cs="Times New Roman"/>
        </w:rPr>
        <w:t xml:space="preserve"> herbicide</w:t>
      </w:r>
      <w:r w:rsidR="00020689">
        <w:rPr>
          <w:rFonts w:ascii="Times New Roman" w:hAnsi="Times New Roman" w:cs="Times New Roman"/>
        </w:rPr>
        <w:t>s and compatible cover crop species</w:t>
      </w:r>
      <w:r w:rsidR="0033447E">
        <w:rPr>
          <w:rFonts w:ascii="Times New Roman" w:hAnsi="Times New Roman" w:cs="Times New Roman"/>
        </w:rPr>
        <w:t xml:space="preserve"> </w:t>
      </w:r>
      <w:r w:rsidR="00020689">
        <w:rPr>
          <w:rFonts w:ascii="Times New Roman" w:hAnsi="Times New Roman" w:cs="Times New Roman"/>
        </w:rPr>
        <w:t>which is the main goal of the research described herein</w:t>
      </w:r>
      <w:r w:rsidR="00184559" w:rsidRPr="00B36524">
        <w:rPr>
          <w:rFonts w:ascii="Times New Roman" w:hAnsi="Times New Roman" w:cs="Times New Roman"/>
        </w:rPr>
        <w:t>.</w:t>
      </w:r>
    </w:p>
    <w:p w14:paraId="377D538C" w14:textId="77777777" w:rsidR="00695EDF" w:rsidRPr="00292D17" w:rsidRDefault="00695EDF" w:rsidP="00184559">
      <w:pPr>
        <w:spacing w:line="360" w:lineRule="auto"/>
        <w:ind w:firstLine="720"/>
        <w:jc w:val="both"/>
        <w:rPr>
          <w:rFonts w:ascii="Times New Roman" w:hAnsi="Times New Roman" w:cs="Times New Roman"/>
        </w:rPr>
      </w:pPr>
    </w:p>
    <w:p w14:paraId="2416EB56" w14:textId="252A12F7" w:rsidR="0031740C" w:rsidRDefault="00072FBE" w:rsidP="009879A3">
      <w:pPr>
        <w:spacing w:line="360" w:lineRule="auto"/>
        <w:ind w:firstLine="720"/>
        <w:jc w:val="both"/>
        <w:rPr>
          <w:rFonts w:ascii="Times New Roman" w:hAnsi="Times New Roman" w:cs="Times New Roman"/>
        </w:rPr>
      </w:pPr>
      <w:r w:rsidRPr="00292D17">
        <w:rPr>
          <w:rFonts w:ascii="Times New Roman" w:hAnsi="Times New Roman" w:cs="Times New Roman"/>
        </w:rPr>
        <w:t>If you are not familiar with interseeding and overseeding</w:t>
      </w:r>
      <w:r w:rsidR="00184559" w:rsidRPr="00292D17">
        <w:rPr>
          <w:rFonts w:ascii="Times New Roman" w:hAnsi="Times New Roman" w:cs="Times New Roman"/>
        </w:rPr>
        <w:t xml:space="preserve">, these </w:t>
      </w:r>
      <w:r w:rsidRPr="00292D17">
        <w:rPr>
          <w:rFonts w:ascii="Times New Roman" w:hAnsi="Times New Roman" w:cs="Times New Roman"/>
        </w:rPr>
        <w:t xml:space="preserve">are two methods of </w:t>
      </w:r>
      <w:r w:rsidR="00020689">
        <w:rPr>
          <w:rFonts w:ascii="Times New Roman" w:hAnsi="Times New Roman" w:cs="Times New Roman"/>
        </w:rPr>
        <w:t>establishing</w:t>
      </w:r>
      <w:r w:rsidR="00020689" w:rsidRPr="00292D17">
        <w:rPr>
          <w:rFonts w:ascii="Times New Roman" w:hAnsi="Times New Roman" w:cs="Times New Roman"/>
        </w:rPr>
        <w:t xml:space="preserve"> </w:t>
      </w:r>
      <w:r w:rsidRPr="00292D17">
        <w:rPr>
          <w:rFonts w:ascii="Times New Roman" w:hAnsi="Times New Roman" w:cs="Times New Roman"/>
        </w:rPr>
        <w:t>cover crops into a standing crop, such as corn. Interseeding involves planting the cover crop between the rows of the main crop early in the growing season, while the main crop is still growing</w:t>
      </w:r>
      <w:r w:rsidR="00020689">
        <w:rPr>
          <w:rFonts w:ascii="Times New Roman" w:hAnsi="Times New Roman" w:cs="Times New Roman"/>
        </w:rPr>
        <w:t xml:space="preserve">; </w:t>
      </w:r>
      <w:r w:rsidR="002730DE">
        <w:rPr>
          <w:rFonts w:ascii="Times New Roman" w:hAnsi="Times New Roman" w:cs="Times New Roman"/>
        </w:rPr>
        <w:t>V3</w:t>
      </w:r>
      <w:r w:rsidR="00020689">
        <w:rPr>
          <w:rFonts w:ascii="Times New Roman" w:hAnsi="Times New Roman" w:cs="Times New Roman"/>
        </w:rPr>
        <w:t>-</w:t>
      </w:r>
      <w:r w:rsidR="002730DE">
        <w:rPr>
          <w:rFonts w:ascii="Times New Roman" w:hAnsi="Times New Roman" w:cs="Times New Roman"/>
        </w:rPr>
        <w:t>V7</w:t>
      </w:r>
      <w:r w:rsidR="00020689">
        <w:rPr>
          <w:rFonts w:ascii="Times New Roman" w:hAnsi="Times New Roman" w:cs="Times New Roman"/>
        </w:rPr>
        <w:t xml:space="preserve"> as the recommended growth stages for cover crop interseeding in corn</w:t>
      </w:r>
      <w:r w:rsidR="00543555">
        <w:rPr>
          <w:rFonts w:ascii="Times New Roman" w:hAnsi="Times New Roman" w:cs="Times New Roman"/>
        </w:rPr>
        <w:t xml:space="preserve"> (Figure 1A)</w:t>
      </w:r>
      <w:r w:rsidRPr="00292D17">
        <w:rPr>
          <w:rFonts w:ascii="Times New Roman" w:hAnsi="Times New Roman" w:cs="Times New Roman"/>
        </w:rPr>
        <w:t xml:space="preserve">. On the other hand, overseeding involves </w:t>
      </w:r>
      <w:r w:rsidR="00020689">
        <w:rPr>
          <w:rFonts w:ascii="Times New Roman" w:hAnsi="Times New Roman" w:cs="Times New Roman"/>
        </w:rPr>
        <w:t xml:space="preserve">establishing </w:t>
      </w:r>
      <w:r w:rsidRPr="00292D17">
        <w:rPr>
          <w:rFonts w:ascii="Times New Roman" w:hAnsi="Times New Roman" w:cs="Times New Roman"/>
        </w:rPr>
        <w:t>the cover crop just before or at crop maturity</w:t>
      </w:r>
      <w:r w:rsidR="00543555">
        <w:rPr>
          <w:rFonts w:ascii="Times New Roman" w:hAnsi="Times New Roman" w:cs="Times New Roman"/>
        </w:rPr>
        <w:t xml:space="preserve"> (Figure 1B)</w:t>
      </w:r>
      <w:r w:rsidRPr="00292D17">
        <w:rPr>
          <w:rFonts w:ascii="Times New Roman" w:hAnsi="Times New Roman" w:cs="Times New Roman"/>
        </w:rPr>
        <w:t xml:space="preserve">. Thus, interseeding and overseeding allow for earlier planting before corn harvest, which buys time for cover crop establishment and biomass production compared </w:t>
      </w:r>
      <w:r w:rsidRPr="00292D17">
        <w:rPr>
          <w:rFonts w:ascii="Times New Roman" w:eastAsia="Calibri" w:hAnsi="Times New Roman" w:cs="Times New Roman"/>
        </w:rPr>
        <w:t>to the cover crop planted after harvest</w:t>
      </w:r>
      <w:r w:rsidR="00184559" w:rsidRPr="00292D17">
        <w:rPr>
          <w:rFonts w:ascii="Times New Roman" w:eastAsia="Calibri" w:hAnsi="Times New Roman" w:cs="Times New Roman"/>
        </w:rPr>
        <w:t>, particularly important in regions with short growing season</w:t>
      </w:r>
      <w:r w:rsidR="006800A5">
        <w:rPr>
          <w:rFonts w:ascii="Times New Roman" w:eastAsia="Calibri" w:hAnsi="Times New Roman" w:cs="Times New Roman"/>
        </w:rPr>
        <w:t xml:space="preserve"> such as Wisconsin</w:t>
      </w:r>
      <w:r w:rsidRPr="00292D17">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C6954" w14:paraId="71F04F3C" w14:textId="77777777" w:rsidTr="00C73B55">
        <w:tc>
          <w:tcPr>
            <w:tcW w:w="9350" w:type="dxa"/>
          </w:tcPr>
          <w:p w14:paraId="4CFF1C5F" w14:textId="159225F8" w:rsidR="007C6954" w:rsidRDefault="00C73B55" w:rsidP="00C73B55">
            <w:pPr>
              <w:jc w:val="both"/>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14:anchorId="5CF06F65" wp14:editId="575BEDEB">
                      <wp:simplePos x="0" y="0"/>
                      <wp:positionH relativeFrom="column">
                        <wp:posOffset>2947670</wp:posOffset>
                      </wp:positionH>
                      <wp:positionV relativeFrom="paragraph">
                        <wp:posOffset>13970</wp:posOffset>
                      </wp:positionV>
                      <wp:extent cx="323850" cy="2730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323850" cy="273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BA12B7" w14:textId="51FBB5C6" w:rsidR="00C73B55" w:rsidRPr="007C6954" w:rsidRDefault="00C73B55" w:rsidP="00C73B55">
                                  <w:pPr>
                                    <w:jc w:val="center"/>
                                    <w:rPr>
                                      <w:rFonts w:ascii="Times New Roman" w:hAnsi="Times New Roman" w:cs="Times New Roman"/>
                                      <w:color w:val="FF0000"/>
                                    </w:rPr>
                                  </w:pPr>
                                  <w:r>
                                    <w:rPr>
                                      <w:rFonts w:ascii="Times New Roman" w:hAnsi="Times New Roman" w:cs="Times New Roman"/>
                                      <w:color w:val="FF000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06F65" id="Rectangle 12" o:spid="_x0000_s1026" style="position:absolute;left:0;text-align:left;margin-left:232.1pt;margin-top:1.1pt;width:25.5pt;height: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" fillcolor="white [3212]" strokecolor="black [3213]" strokeweight="1pt">
                      <v:textbox>
                        <w:txbxContent>
                          <w:p w14:paraId="48BA12B7" w14:textId="51FBB5C6" w:rsidR="00C73B55" w:rsidRPr="007C6954" w:rsidRDefault="00C73B55" w:rsidP="00C73B55">
                            <w:pPr>
                              <w:jc w:val="center"/>
                              <w:rPr>
                                <w:rFonts w:ascii="Times New Roman" w:hAnsi="Times New Roman" w:cs="Times New Roman"/>
                                <w:color w:val="FF0000"/>
                              </w:rPr>
                            </w:pPr>
                            <w:r>
                              <w:rPr>
                                <w:rFonts w:ascii="Times New Roman" w:hAnsi="Times New Roman" w:cs="Times New Roman"/>
                                <w:color w:val="FF0000"/>
                              </w:rPr>
                              <w:t>B</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34C62FAE" wp14:editId="1179566F">
                      <wp:simplePos x="0" y="0"/>
                      <wp:positionH relativeFrom="column">
                        <wp:posOffset>13970</wp:posOffset>
                      </wp:positionH>
                      <wp:positionV relativeFrom="paragraph">
                        <wp:posOffset>13970</wp:posOffset>
                      </wp:positionV>
                      <wp:extent cx="323850" cy="2730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323850" cy="273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FF2D0A" w14:textId="77777777" w:rsidR="00C73B55" w:rsidRPr="007C6954" w:rsidRDefault="00C73B55" w:rsidP="00C73B55">
                                  <w:pPr>
                                    <w:jc w:val="center"/>
                                    <w:rPr>
                                      <w:rFonts w:ascii="Times New Roman" w:hAnsi="Times New Roman" w:cs="Times New Roman"/>
                                      <w:color w:val="FF0000"/>
                                    </w:rPr>
                                  </w:pPr>
                                  <w:r w:rsidRPr="007C6954">
                                    <w:rPr>
                                      <w:rFonts w:ascii="Times New Roman" w:hAnsi="Times New Roman" w:cs="Times New Roman"/>
                                      <w:color w:val="FF000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62FAE" id="Rectangle 11" o:spid="_x0000_s1027" style="position:absolute;left:0;text-align:left;margin-left:1.1pt;margin-top:1.1pt;width:25.5pt;height:2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" fillcolor="white [3212]" strokecolor="black [3213]" strokeweight="1pt">
                      <v:textbox>
                        <w:txbxContent>
                          <w:p w14:paraId="21FF2D0A" w14:textId="77777777" w:rsidR="00C73B55" w:rsidRPr="007C6954" w:rsidRDefault="00C73B55" w:rsidP="00C73B55">
                            <w:pPr>
                              <w:jc w:val="center"/>
                              <w:rPr>
                                <w:rFonts w:ascii="Times New Roman" w:hAnsi="Times New Roman" w:cs="Times New Roman"/>
                                <w:color w:val="FF0000"/>
                              </w:rPr>
                            </w:pPr>
                            <w:r w:rsidRPr="007C6954">
                              <w:rPr>
                                <w:rFonts w:ascii="Times New Roman" w:hAnsi="Times New Roman" w:cs="Times New Roman"/>
                                <w:color w:val="FF0000"/>
                              </w:rPr>
                              <w:t>A</w:t>
                            </w:r>
                          </w:p>
                        </w:txbxContent>
                      </v:textbox>
                    </v:rect>
                  </w:pict>
                </mc:Fallback>
              </mc:AlternateContent>
            </w:r>
            <w:r w:rsidR="007C6954" w:rsidRPr="007C6954">
              <w:rPr>
                <w:rFonts w:ascii="Times New Roman" w:hAnsi="Times New Roman" w:cs="Times New Roman"/>
                <w:noProof/>
              </w:rPr>
              <w:drawing>
                <wp:inline distT="0" distB="0" distL="0" distR="0" wp14:anchorId="19FE54B7" wp14:editId="666045C2">
                  <wp:extent cx="2908300" cy="1801475"/>
                  <wp:effectExtent l="12700" t="12700" r="12700" b="15240"/>
                  <wp:docPr id="54" name="Picture 53">
                    <a:extLst xmlns:a="http://schemas.openxmlformats.org/drawingml/2006/main">
                      <a:ext uri="{FF2B5EF4-FFF2-40B4-BE49-F238E27FC236}">
                        <a16:creationId xmlns:a16="http://schemas.microsoft.com/office/drawing/2014/main" id="{CDDCD0A6-BD42-9621-43CC-A7C0814E2D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a:extLst>
                              <a:ext uri="{FF2B5EF4-FFF2-40B4-BE49-F238E27FC236}">
                                <a16:creationId xmlns:a16="http://schemas.microsoft.com/office/drawing/2014/main" id="{CDDCD0A6-BD42-9621-43CC-A7C0814E2D8A}"/>
                              </a:ext>
                            </a:extLst>
                          </pic:cNvPr>
                          <pic:cNvPicPr>
                            <a:picLocks noChangeAspect="1"/>
                          </pic:cNvPicPr>
                        </pic:nvPicPr>
                        <pic:blipFill rotWithShape="1">
                          <a:blip r:embed="rId6" cstate="print">
                            <a:extLst>
                              <a:ext uri="{28A0092B-C50C-407E-A947-70E740481C1C}">
                                <a14:useLocalDpi xmlns:a14="http://schemas.microsoft.com/office/drawing/2010/main" val="0"/>
                              </a:ext>
                            </a:extLst>
                          </a:blip>
                          <a:srcRect l="5898"/>
                          <a:stretch/>
                        </pic:blipFill>
                        <pic:spPr bwMode="auto">
                          <a:xfrm>
                            <a:off x="0" y="0"/>
                            <a:ext cx="3019069" cy="187008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7C6954">
              <w:rPr>
                <w:rFonts w:ascii="Times New Roman" w:hAnsi="Times New Roman" w:cs="Times New Roman"/>
                <w:noProof/>
              </w:rPr>
              <w:drawing>
                <wp:inline distT="0" distB="0" distL="0" distR="0" wp14:anchorId="479A48E0" wp14:editId="5D4C3926">
                  <wp:extent cx="2806700" cy="1807701"/>
                  <wp:effectExtent l="12700" t="12700" r="12700" b="8890"/>
                  <wp:docPr id="10" name="Picture 10" descr="A tractor in a fie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tractor in a field&#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t="8563" b="-1"/>
                          <a:stretch/>
                        </pic:blipFill>
                        <pic:spPr bwMode="auto">
                          <a:xfrm>
                            <a:off x="0" y="0"/>
                            <a:ext cx="2950894" cy="190057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tc>
      </w:tr>
    </w:tbl>
    <w:p w14:paraId="22785760" w14:textId="63E6B051" w:rsidR="00C73B55" w:rsidRPr="007C6954" w:rsidRDefault="00C73B55" w:rsidP="00C73B55">
      <w:pPr>
        <w:jc w:val="both"/>
        <w:rPr>
          <w:rFonts w:ascii="Times New Roman" w:hAnsi="Times New Roman" w:cs="Times New Roman"/>
        </w:rPr>
      </w:pPr>
      <w:r w:rsidRPr="007C6954">
        <w:rPr>
          <w:rFonts w:ascii="Times New Roman" w:hAnsi="Times New Roman" w:cs="Times New Roman"/>
          <w:b/>
          <w:bCs/>
        </w:rPr>
        <w:t xml:space="preserve">Figure </w:t>
      </w:r>
      <w:r>
        <w:rPr>
          <w:rFonts w:ascii="Times New Roman" w:hAnsi="Times New Roman" w:cs="Times New Roman"/>
          <w:b/>
          <w:bCs/>
        </w:rPr>
        <w:t>1</w:t>
      </w:r>
      <w:r w:rsidRPr="007C6954">
        <w:rPr>
          <w:rFonts w:ascii="Times New Roman" w:hAnsi="Times New Roman" w:cs="Times New Roman"/>
          <w:b/>
          <w:bCs/>
        </w:rPr>
        <w:t>.</w:t>
      </w:r>
      <w:r w:rsidRPr="007C6954">
        <w:rPr>
          <w:rFonts w:ascii="Times New Roman" w:hAnsi="Times New Roman" w:cs="Times New Roman"/>
        </w:rPr>
        <w:t xml:space="preserve"> </w:t>
      </w:r>
      <w:r>
        <w:rPr>
          <w:rFonts w:ascii="Times New Roman" w:hAnsi="Times New Roman" w:cs="Times New Roman"/>
        </w:rPr>
        <w:t xml:space="preserve">Interseeding </w:t>
      </w:r>
      <w:r w:rsidRPr="007C6954">
        <w:rPr>
          <w:rFonts w:ascii="Times New Roman" w:hAnsi="Times New Roman" w:cs="Times New Roman"/>
        </w:rPr>
        <w:t xml:space="preserve">(A) </w:t>
      </w:r>
      <w:r>
        <w:rPr>
          <w:rFonts w:ascii="Times New Roman" w:hAnsi="Times New Roman" w:cs="Times New Roman"/>
        </w:rPr>
        <w:t>[Smith et al. 2021] and overseeding</w:t>
      </w:r>
      <w:r w:rsidRPr="007C6954">
        <w:rPr>
          <w:rFonts w:ascii="Times New Roman" w:hAnsi="Times New Roman" w:cs="Times New Roman"/>
        </w:rPr>
        <w:t xml:space="preserve"> (</w:t>
      </w:r>
      <w:r>
        <w:rPr>
          <w:rFonts w:ascii="Times New Roman" w:hAnsi="Times New Roman" w:cs="Times New Roman"/>
        </w:rPr>
        <w:t>B</w:t>
      </w:r>
      <w:r w:rsidRPr="007C6954">
        <w:rPr>
          <w:rFonts w:ascii="Times New Roman" w:hAnsi="Times New Roman" w:cs="Times New Roman"/>
        </w:rPr>
        <w:t xml:space="preserve">) </w:t>
      </w:r>
      <w:r>
        <w:rPr>
          <w:rFonts w:ascii="Times New Roman" w:hAnsi="Times New Roman" w:cs="Times New Roman"/>
        </w:rPr>
        <w:t>cover crop into corn</w:t>
      </w:r>
      <w:r w:rsidRPr="00C73B55">
        <w:rPr>
          <w:rFonts w:ascii="Times New Roman" w:hAnsi="Times New Roman" w:cs="Times New Roman"/>
        </w:rPr>
        <w:t xml:space="preserve"> </w:t>
      </w:r>
      <w:r>
        <w:rPr>
          <w:rFonts w:ascii="Times New Roman" w:hAnsi="Times New Roman" w:cs="Times New Roman"/>
        </w:rPr>
        <w:t>(</w:t>
      </w:r>
      <w:r w:rsidRPr="00C73B55">
        <w:rPr>
          <w:rFonts w:ascii="Times New Roman" w:hAnsi="Times New Roman" w:cs="Times New Roman"/>
        </w:rPr>
        <w:t>Staudt</w:t>
      </w:r>
      <w:r>
        <w:rPr>
          <w:rFonts w:ascii="Times New Roman" w:hAnsi="Times New Roman" w:cs="Times New Roman"/>
        </w:rPr>
        <w:t>, 2015).</w:t>
      </w:r>
    </w:p>
    <w:p w14:paraId="6A130B97" w14:textId="057431C5" w:rsidR="007C6954" w:rsidRDefault="00000000" w:rsidP="00C73B55">
      <w:pPr>
        <w:spacing w:line="360" w:lineRule="auto"/>
        <w:jc w:val="both"/>
        <w:rPr>
          <w:rFonts w:ascii="Times New Roman" w:hAnsi="Times New Roman" w:cs="Times New Roman"/>
        </w:rPr>
      </w:pPr>
      <w:hyperlink r:id="rId8" w:history="1">
        <w:r w:rsidR="00C73B55" w:rsidRPr="00270847">
          <w:rPr>
            <w:rStyle w:val="Hyperlink"/>
            <w:rFonts w:ascii="Times New Roman" w:hAnsi="Times New Roman" w:cs="Times New Roman"/>
          </w:rPr>
          <w:t>https://learningstore.extension.wisc.edu/collections/farming/products/interseeding-cover-crops-in-row-cultivated-corn</w:t>
        </w:r>
      </w:hyperlink>
    </w:p>
    <w:p w14:paraId="3A86A755" w14:textId="3B181448" w:rsidR="00C73B55" w:rsidRDefault="00000000" w:rsidP="00C73B55">
      <w:pPr>
        <w:spacing w:line="360" w:lineRule="auto"/>
        <w:jc w:val="both"/>
        <w:rPr>
          <w:rFonts w:ascii="Times New Roman" w:hAnsi="Times New Roman" w:cs="Times New Roman"/>
        </w:rPr>
      </w:pPr>
      <w:hyperlink r:id="rId9" w:history="1">
        <w:r w:rsidR="00C73B55" w:rsidRPr="00270847">
          <w:rPr>
            <w:rStyle w:val="Hyperlink"/>
            <w:rFonts w:ascii="Times New Roman" w:hAnsi="Times New Roman" w:cs="Times New Roman"/>
          </w:rPr>
          <w:t>https://iowalearningfarms.wordpress.com/2015/09/09/cover-crop-seeding-techniques-interseeding/</w:t>
        </w:r>
      </w:hyperlink>
    </w:p>
    <w:p w14:paraId="40037D0F" w14:textId="77777777" w:rsidR="00C73B55" w:rsidRPr="00292D17" w:rsidRDefault="00C73B55" w:rsidP="00C73B55">
      <w:pPr>
        <w:spacing w:line="360" w:lineRule="auto"/>
        <w:jc w:val="both"/>
        <w:rPr>
          <w:rFonts w:ascii="Times New Roman" w:hAnsi="Times New Roman" w:cs="Times New Roman"/>
        </w:rPr>
      </w:pPr>
    </w:p>
    <w:p w14:paraId="782F21D7" w14:textId="3A425618" w:rsidR="00BE1C37" w:rsidRPr="00292D17" w:rsidRDefault="00BE1C37" w:rsidP="00BE1C37">
      <w:pPr>
        <w:spacing w:line="360" w:lineRule="auto"/>
        <w:ind w:firstLine="720"/>
        <w:jc w:val="both"/>
        <w:rPr>
          <w:rFonts w:ascii="Times New Roman" w:hAnsi="Times New Roman" w:cs="Times New Roman"/>
        </w:rPr>
      </w:pPr>
      <w:r w:rsidRPr="00292D17">
        <w:rPr>
          <w:rFonts w:ascii="Times New Roman" w:hAnsi="Times New Roman" w:cs="Times New Roman"/>
        </w:rPr>
        <w:t>More growers across the US Midwest are considering interseeding and overseeding cover crops into corn to reduce soil erosion, improve soil health, suppress weeds, increase biodiversity, and provide forage or grazing opportunities for livestock.</w:t>
      </w:r>
      <w:r w:rsidR="00543555">
        <w:rPr>
          <w:rFonts w:ascii="Times New Roman" w:hAnsi="Times New Roman" w:cs="Times New Roman"/>
        </w:rPr>
        <w:t xml:space="preserve"> R</w:t>
      </w:r>
      <w:r w:rsidR="006800A5">
        <w:rPr>
          <w:rFonts w:ascii="Times New Roman" w:hAnsi="Times New Roman" w:cs="Times New Roman"/>
        </w:rPr>
        <w:t>emember, i</w:t>
      </w:r>
      <w:r w:rsidR="006800A5" w:rsidRPr="00292D17">
        <w:rPr>
          <w:rFonts w:ascii="Times New Roman" w:hAnsi="Times New Roman" w:cs="Times New Roman"/>
        </w:rPr>
        <w:t xml:space="preserve">f your crop is harvested for human consumption or animal feed, </w:t>
      </w:r>
      <w:r w:rsidR="006800A5" w:rsidRPr="001B5FB9">
        <w:rPr>
          <w:rFonts w:ascii="Times New Roman" w:hAnsi="Times New Roman" w:cs="Times New Roman"/>
          <w:i/>
          <w:iCs/>
        </w:rPr>
        <w:t xml:space="preserve">you must comply with the plant-back intervals </w:t>
      </w:r>
      <w:r w:rsidRPr="001B5FB9">
        <w:rPr>
          <w:rFonts w:ascii="Times New Roman" w:hAnsi="Times New Roman" w:cs="Times New Roman"/>
          <w:i/>
          <w:iCs/>
        </w:rPr>
        <w:t>(PBIs)</w:t>
      </w:r>
      <w:r w:rsidRPr="00292D17">
        <w:rPr>
          <w:rFonts w:ascii="Times New Roman" w:hAnsi="Times New Roman" w:cs="Times New Roman"/>
        </w:rPr>
        <w:t xml:space="preserve"> </w:t>
      </w:r>
      <w:r w:rsidRPr="00BE1C37">
        <w:rPr>
          <w:rFonts w:ascii="Times New Roman" w:hAnsi="Times New Roman" w:cs="Times New Roman"/>
        </w:rPr>
        <w:t>established by the U.S. Environmental Protection Agency (EPA)</w:t>
      </w:r>
      <w:r w:rsidRPr="00292D17">
        <w:rPr>
          <w:rFonts w:ascii="Times New Roman" w:hAnsi="Times New Roman" w:cs="Times New Roman"/>
        </w:rPr>
        <w:t xml:space="preserve"> that dictate </w:t>
      </w:r>
      <w:r w:rsidRPr="001B5FB9">
        <w:rPr>
          <w:rFonts w:ascii="Times New Roman" w:hAnsi="Times New Roman" w:cs="Times New Roman"/>
          <w:b/>
          <w:bCs/>
        </w:rPr>
        <w:t xml:space="preserve">the minimum </w:t>
      </w:r>
      <w:proofErr w:type="gramStart"/>
      <w:r w:rsidRPr="001B5FB9">
        <w:rPr>
          <w:rFonts w:ascii="Times New Roman" w:hAnsi="Times New Roman" w:cs="Times New Roman"/>
          <w:b/>
          <w:bCs/>
        </w:rPr>
        <w:t>period of time</w:t>
      </w:r>
      <w:proofErr w:type="gramEnd"/>
      <w:r w:rsidRPr="001B5FB9">
        <w:rPr>
          <w:rFonts w:ascii="Times New Roman" w:hAnsi="Times New Roman" w:cs="Times New Roman"/>
          <w:b/>
          <w:bCs/>
        </w:rPr>
        <w:t xml:space="preserve"> between a pesticide application and the planting of your next crop</w:t>
      </w:r>
      <w:r w:rsidRPr="00292D17">
        <w:rPr>
          <w:rFonts w:ascii="Times New Roman" w:hAnsi="Times New Roman" w:cs="Times New Roman"/>
        </w:rPr>
        <w:t xml:space="preserve">. PBI restrictions do not apply to cover crops planted solely to improve soil quality, reduce </w:t>
      </w:r>
      <w:proofErr w:type="gramStart"/>
      <w:r w:rsidRPr="00292D17">
        <w:rPr>
          <w:rFonts w:ascii="Times New Roman" w:hAnsi="Times New Roman" w:cs="Times New Roman"/>
        </w:rPr>
        <w:t>erosion</w:t>
      </w:r>
      <w:proofErr w:type="gramEnd"/>
      <w:r w:rsidRPr="00292D17">
        <w:rPr>
          <w:rFonts w:ascii="Times New Roman" w:hAnsi="Times New Roman" w:cs="Times New Roman"/>
        </w:rPr>
        <w:t xml:space="preserve"> or manage weeds</w:t>
      </w:r>
      <w:r w:rsidR="00B42994">
        <w:rPr>
          <w:rFonts w:ascii="Times New Roman" w:hAnsi="Times New Roman" w:cs="Times New Roman"/>
        </w:rPr>
        <w:t xml:space="preserve"> (which is the focus of this research effort)</w:t>
      </w:r>
      <w:r w:rsidRPr="00292D17">
        <w:rPr>
          <w:rFonts w:ascii="Times New Roman" w:hAnsi="Times New Roman" w:cs="Times New Roman"/>
        </w:rPr>
        <w:t xml:space="preserve">, since there is no risk of </w:t>
      </w:r>
      <w:r w:rsidR="0033447E">
        <w:rPr>
          <w:rFonts w:ascii="Times New Roman" w:hAnsi="Times New Roman" w:cs="Times New Roman"/>
        </w:rPr>
        <w:t xml:space="preserve">animal and human </w:t>
      </w:r>
      <w:r w:rsidRPr="00292D17">
        <w:rPr>
          <w:rFonts w:ascii="Times New Roman" w:hAnsi="Times New Roman" w:cs="Times New Roman"/>
        </w:rPr>
        <w:t>dietary exposure.</w:t>
      </w:r>
      <w:r w:rsidR="00543555">
        <w:rPr>
          <w:rFonts w:ascii="Times New Roman" w:hAnsi="Times New Roman" w:cs="Times New Roman"/>
        </w:rPr>
        <w:t xml:space="preserve"> </w:t>
      </w:r>
    </w:p>
    <w:p w14:paraId="68E14E30" w14:textId="77777777" w:rsidR="00B42994" w:rsidRDefault="00B42994" w:rsidP="00F01423">
      <w:pPr>
        <w:spacing w:line="360" w:lineRule="auto"/>
        <w:ind w:firstLine="720"/>
        <w:jc w:val="both"/>
        <w:rPr>
          <w:rFonts w:ascii="Times New Roman" w:hAnsi="Times New Roman" w:cs="Times New Roman"/>
        </w:rPr>
      </w:pPr>
    </w:p>
    <w:p w14:paraId="7085F147" w14:textId="7ABF7536" w:rsidR="00FB17A2" w:rsidRPr="00F01423" w:rsidRDefault="001375A6" w:rsidP="00F01423">
      <w:pPr>
        <w:spacing w:line="360" w:lineRule="auto"/>
        <w:ind w:firstLine="720"/>
        <w:jc w:val="both"/>
        <w:rPr>
          <w:rFonts w:ascii="Times New Roman" w:hAnsi="Times New Roman" w:cs="Times New Roman"/>
          <w:b/>
          <w:bCs/>
        </w:rPr>
      </w:pPr>
      <w:r w:rsidRPr="00292D17">
        <w:rPr>
          <w:rFonts w:ascii="Times New Roman" w:hAnsi="Times New Roman" w:cs="Times New Roman"/>
        </w:rPr>
        <w:t xml:space="preserve">Now let’s bring </w:t>
      </w:r>
      <w:r w:rsidR="006800A5">
        <w:rPr>
          <w:rFonts w:ascii="Times New Roman" w:hAnsi="Times New Roman" w:cs="Times New Roman"/>
        </w:rPr>
        <w:t xml:space="preserve">back </w:t>
      </w:r>
      <w:r w:rsidRPr="00292D17">
        <w:rPr>
          <w:rFonts w:ascii="Times New Roman" w:hAnsi="Times New Roman" w:cs="Times New Roman"/>
        </w:rPr>
        <w:t xml:space="preserve">the residual PRE herbicides and interseeding and overseeding </w:t>
      </w:r>
      <w:r w:rsidR="00543555">
        <w:rPr>
          <w:rFonts w:ascii="Times New Roman" w:hAnsi="Times New Roman" w:cs="Times New Roman"/>
        </w:rPr>
        <w:t>concept</w:t>
      </w:r>
      <w:r w:rsidRPr="00292D17">
        <w:rPr>
          <w:rFonts w:ascii="Times New Roman" w:hAnsi="Times New Roman" w:cs="Times New Roman"/>
        </w:rPr>
        <w:t xml:space="preserve">. Based on the </w:t>
      </w:r>
      <w:r w:rsidR="006800A5">
        <w:rPr>
          <w:rFonts w:ascii="Times New Roman" w:hAnsi="Times New Roman" w:cs="Times New Roman"/>
        </w:rPr>
        <w:t>challenges</w:t>
      </w:r>
      <w:r w:rsidRPr="00292D17">
        <w:rPr>
          <w:rFonts w:ascii="Times New Roman" w:hAnsi="Times New Roman" w:cs="Times New Roman"/>
        </w:rPr>
        <w:t xml:space="preserve"> in controlling troublesome weeds, </w:t>
      </w:r>
      <w:r w:rsidR="006800A5">
        <w:rPr>
          <w:rFonts w:ascii="Times New Roman" w:hAnsi="Times New Roman" w:cs="Times New Roman"/>
        </w:rPr>
        <w:t xml:space="preserve">such </w:t>
      </w:r>
      <w:r w:rsidRPr="00292D17">
        <w:rPr>
          <w:rFonts w:ascii="Times New Roman" w:hAnsi="Times New Roman" w:cs="Times New Roman"/>
        </w:rPr>
        <w:t xml:space="preserve">as </w:t>
      </w:r>
      <w:proofErr w:type="spellStart"/>
      <w:r w:rsidRPr="00292D17">
        <w:rPr>
          <w:rFonts w:ascii="Times New Roman" w:hAnsi="Times New Roman" w:cs="Times New Roman"/>
        </w:rPr>
        <w:t>waterhemp</w:t>
      </w:r>
      <w:proofErr w:type="spellEnd"/>
      <w:r w:rsidRPr="00292D17">
        <w:rPr>
          <w:rFonts w:ascii="Times New Roman" w:hAnsi="Times New Roman" w:cs="Times New Roman"/>
        </w:rPr>
        <w:t xml:space="preserve">, </w:t>
      </w:r>
      <w:r w:rsidR="006800A5">
        <w:rPr>
          <w:rFonts w:ascii="Times New Roman" w:hAnsi="Times New Roman" w:cs="Times New Roman"/>
        </w:rPr>
        <w:t>and the potential risk of weed resistance</w:t>
      </w:r>
      <w:r w:rsidR="00072FBE" w:rsidRPr="00292D17">
        <w:rPr>
          <w:rFonts w:ascii="Times New Roman" w:hAnsi="Times New Roman" w:cs="Times New Roman"/>
        </w:rPr>
        <w:t xml:space="preserve">, the </w:t>
      </w:r>
      <w:proofErr w:type="spellStart"/>
      <w:r w:rsidR="00072FBE" w:rsidRPr="00292D17">
        <w:rPr>
          <w:rFonts w:ascii="Times New Roman" w:hAnsi="Times New Roman" w:cs="Times New Roman"/>
        </w:rPr>
        <w:t>WiscWeeds</w:t>
      </w:r>
      <w:proofErr w:type="spellEnd"/>
      <w:r w:rsidR="00072FBE" w:rsidRPr="00292D17">
        <w:rPr>
          <w:rFonts w:ascii="Times New Roman" w:hAnsi="Times New Roman" w:cs="Times New Roman"/>
        </w:rPr>
        <w:t xml:space="preserve"> Program recommends </w:t>
      </w:r>
      <w:r w:rsidR="006800A5" w:rsidRPr="001B5FB9">
        <w:rPr>
          <w:rFonts w:ascii="Times New Roman" w:hAnsi="Times New Roman" w:cs="Times New Roman"/>
          <w:b/>
          <w:bCs/>
        </w:rPr>
        <w:t xml:space="preserve">PRE </w:t>
      </w:r>
      <w:r w:rsidR="00072FBE" w:rsidRPr="001B5FB9">
        <w:rPr>
          <w:rFonts w:ascii="Times New Roman" w:hAnsi="Times New Roman" w:cs="Times New Roman"/>
          <w:b/>
          <w:bCs/>
        </w:rPr>
        <w:t xml:space="preserve">herbicide premixes with at least two sites of action (SOA) </w:t>
      </w:r>
      <w:r w:rsidR="00F01423">
        <w:rPr>
          <w:rFonts w:ascii="Times New Roman" w:hAnsi="Times New Roman" w:cs="Times New Roman"/>
          <w:b/>
          <w:bCs/>
        </w:rPr>
        <w:t>“</w:t>
      </w:r>
      <w:proofErr w:type="spellStart"/>
      <w:r w:rsidR="00F01423" w:rsidRPr="00F01423">
        <w:rPr>
          <w:rFonts w:ascii="Times New Roman" w:hAnsi="Times New Roman" w:cs="Times New Roman"/>
          <w:i/>
          <w:iCs/>
        </w:rPr>
        <w:t>Waterhemp</w:t>
      </w:r>
      <w:proofErr w:type="spellEnd"/>
      <w:r w:rsidR="00F01423" w:rsidRPr="00F01423">
        <w:rPr>
          <w:rFonts w:ascii="Times New Roman" w:hAnsi="Times New Roman" w:cs="Times New Roman"/>
          <w:i/>
          <w:iCs/>
        </w:rPr>
        <w:t xml:space="preserve"> Research Summary: What we have learned from 5 years of chemical </w:t>
      </w:r>
      <w:proofErr w:type="spellStart"/>
      <w:r w:rsidR="00F01423" w:rsidRPr="00F01423">
        <w:rPr>
          <w:rFonts w:ascii="Times New Roman" w:hAnsi="Times New Roman" w:cs="Times New Roman"/>
          <w:i/>
          <w:iCs/>
        </w:rPr>
        <w:t>waterhemp</w:t>
      </w:r>
      <w:proofErr w:type="spellEnd"/>
      <w:r w:rsidR="00F01423" w:rsidRPr="00F01423">
        <w:rPr>
          <w:rFonts w:ascii="Times New Roman" w:hAnsi="Times New Roman" w:cs="Times New Roman"/>
          <w:i/>
          <w:iCs/>
        </w:rPr>
        <w:t xml:space="preserve"> control in soybean”</w:t>
      </w:r>
      <w:r w:rsidR="00F01423">
        <w:rPr>
          <w:rFonts w:ascii="Times New Roman" w:hAnsi="Times New Roman" w:cs="Times New Roman"/>
          <w:b/>
          <w:bCs/>
        </w:rPr>
        <w:t xml:space="preserve"> </w:t>
      </w:r>
      <w:hyperlink r:id="rId10" w:history="1">
        <w:r w:rsidR="0080752D" w:rsidRPr="00BC6B24">
          <w:rPr>
            <w:rStyle w:val="Hyperlink"/>
            <w:rFonts w:ascii="Times New Roman" w:hAnsi="Times New Roman" w:cs="Times New Roman"/>
            <w:b/>
            <w:bCs/>
          </w:rPr>
          <w:t>https://wiscweeds.info/images/2023ResearchReport/WaterhempMultiTrialSummary2019_2022.pdf</w:t>
        </w:r>
      </w:hyperlink>
      <w:r w:rsidR="0080752D">
        <w:rPr>
          <w:rFonts w:ascii="Times New Roman" w:hAnsi="Times New Roman" w:cs="Times New Roman"/>
          <w:b/>
          <w:bCs/>
        </w:rPr>
        <w:t xml:space="preserve"> </w:t>
      </w:r>
      <w:r w:rsidR="00072FBE" w:rsidRPr="00292D17">
        <w:rPr>
          <w:rFonts w:ascii="Times New Roman" w:hAnsi="Times New Roman" w:cs="Times New Roman"/>
        </w:rPr>
        <w:t>for enhancing residual weed control</w:t>
      </w:r>
      <w:r w:rsidR="00E37C64">
        <w:rPr>
          <w:rFonts w:ascii="Times New Roman" w:hAnsi="Times New Roman" w:cs="Times New Roman"/>
        </w:rPr>
        <w:t xml:space="preserve">, which </w:t>
      </w:r>
      <w:r w:rsidR="00AF2289">
        <w:rPr>
          <w:rFonts w:ascii="Times New Roman" w:hAnsi="Times New Roman" w:cs="Times New Roman"/>
        </w:rPr>
        <w:t>limits the cover crop species options to</w:t>
      </w:r>
      <w:r w:rsidR="0033447E">
        <w:rPr>
          <w:rFonts w:ascii="Times New Roman" w:hAnsi="Times New Roman" w:cs="Times New Roman"/>
        </w:rPr>
        <w:t xml:space="preserve"> be</w:t>
      </w:r>
      <w:r w:rsidR="00AF2289">
        <w:rPr>
          <w:rFonts w:ascii="Times New Roman" w:hAnsi="Times New Roman" w:cs="Times New Roman"/>
        </w:rPr>
        <w:t xml:space="preserve"> </w:t>
      </w:r>
      <w:proofErr w:type="spellStart"/>
      <w:r w:rsidR="00AF2289">
        <w:rPr>
          <w:rFonts w:ascii="Times New Roman" w:hAnsi="Times New Roman" w:cs="Times New Roman"/>
        </w:rPr>
        <w:t>interseed</w:t>
      </w:r>
      <w:r w:rsidR="0033447E">
        <w:rPr>
          <w:rFonts w:ascii="Times New Roman" w:hAnsi="Times New Roman" w:cs="Times New Roman"/>
        </w:rPr>
        <w:t>ed</w:t>
      </w:r>
      <w:proofErr w:type="spellEnd"/>
      <w:r w:rsidR="00AF2289">
        <w:rPr>
          <w:rFonts w:ascii="Times New Roman" w:hAnsi="Times New Roman" w:cs="Times New Roman"/>
        </w:rPr>
        <w:t xml:space="preserve"> or overseed</w:t>
      </w:r>
      <w:r w:rsidR="0033447E">
        <w:rPr>
          <w:rFonts w:ascii="Times New Roman" w:hAnsi="Times New Roman" w:cs="Times New Roman"/>
        </w:rPr>
        <w:t>ed</w:t>
      </w:r>
      <w:r w:rsidR="00AF2289">
        <w:rPr>
          <w:rFonts w:ascii="Times New Roman" w:hAnsi="Times New Roman" w:cs="Times New Roman"/>
        </w:rPr>
        <w:t xml:space="preserve"> into corn. </w:t>
      </w:r>
      <w:r w:rsidR="00543555">
        <w:rPr>
          <w:rFonts w:ascii="Times New Roman" w:hAnsi="Times New Roman" w:cs="Times New Roman"/>
        </w:rPr>
        <w:t>This begs the question: ‘</w:t>
      </w:r>
      <w:r w:rsidRPr="00292D17">
        <w:rPr>
          <w:rFonts w:ascii="Times New Roman" w:hAnsi="Times New Roman" w:cs="Times New Roman"/>
        </w:rPr>
        <w:t xml:space="preserve">Is </w:t>
      </w:r>
      <w:r w:rsidR="00AF2289">
        <w:rPr>
          <w:rFonts w:ascii="Times New Roman" w:hAnsi="Times New Roman" w:cs="Times New Roman"/>
        </w:rPr>
        <w:t>the interseed</w:t>
      </w:r>
      <w:r w:rsidR="00695EDF">
        <w:rPr>
          <w:rFonts w:ascii="Times New Roman" w:hAnsi="Times New Roman" w:cs="Times New Roman"/>
        </w:rPr>
        <w:t>ing</w:t>
      </w:r>
      <w:r w:rsidR="00AF2289">
        <w:rPr>
          <w:rFonts w:ascii="Times New Roman" w:hAnsi="Times New Roman" w:cs="Times New Roman"/>
        </w:rPr>
        <w:t xml:space="preserve"> or overseed</w:t>
      </w:r>
      <w:r w:rsidR="00695EDF">
        <w:rPr>
          <w:rFonts w:ascii="Times New Roman" w:hAnsi="Times New Roman" w:cs="Times New Roman"/>
        </w:rPr>
        <w:t>ing</w:t>
      </w:r>
      <w:r w:rsidR="00AF2289">
        <w:rPr>
          <w:rFonts w:ascii="Times New Roman" w:hAnsi="Times New Roman" w:cs="Times New Roman"/>
        </w:rPr>
        <w:t xml:space="preserve"> system </w:t>
      </w:r>
      <w:r w:rsidRPr="00292D17">
        <w:rPr>
          <w:rFonts w:ascii="Times New Roman" w:hAnsi="Times New Roman" w:cs="Times New Roman"/>
        </w:rPr>
        <w:t xml:space="preserve">a reality for Wisconsin </w:t>
      </w:r>
      <w:r w:rsidR="00AF2289">
        <w:rPr>
          <w:rFonts w:ascii="Times New Roman" w:hAnsi="Times New Roman" w:cs="Times New Roman"/>
        </w:rPr>
        <w:t xml:space="preserve">corn </w:t>
      </w:r>
      <w:r w:rsidRPr="00292D17">
        <w:rPr>
          <w:rFonts w:ascii="Times New Roman" w:hAnsi="Times New Roman" w:cs="Times New Roman"/>
        </w:rPr>
        <w:t>growers that ha</w:t>
      </w:r>
      <w:r w:rsidR="0031740C" w:rsidRPr="00292D17">
        <w:rPr>
          <w:rFonts w:ascii="Times New Roman" w:hAnsi="Times New Roman" w:cs="Times New Roman"/>
        </w:rPr>
        <w:t>ve</w:t>
      </w:r>
      <w:r w:rsidRPr="00292D17">
        <w:rPr>
          <w:rFonts w:ascii="Times New Roman" w:hAnsi="Times New Roman" w:cs="Times New Roman"/>
        </w:rPr>
        <w:t xml:space="preserve"> waterhemp in their fields?</w:t>
      </w:r>
      <w:r w:rsidR="00543555">
        <w:rPr>
          <w:rFonts w:ascii="Times New Roman" w:hAnsi="Times New Roman" w:cs="Times New Roman"/>
        </w:rPr>
        <w:t>’</w:t>
      </w:r>
      <w:r w:rsidR="0031740C" w:rsidRPr="00292D17">
        <w:rPr>
          <w:rFonts w:ascii="Times New Roman" w:hAnsi="Times New Roman" w:cs="Times New Roman"/>
        </w:rPr>
        <w:t xml:space="preserve"> </w:t>
      </w:r>
      <w:r w:rsidR="00CD3DA6">
        <w:rPr>
          <w:rFonts w:ascii="Times New Roman" w:hAnsi="Times New Roman" w:cs="Times New Roman"/>
        </w:rPr>
        <w:t>W</w:t>
      </w:r>
      <w:r w:rsidR="00072FBE" w:rsidRPr="00292D17">
        <w:rPr>
          <w:rFonts w:ascii="Times New Roman" w:hAnsi="Times New Roman" w:cs="Times New Roman"/>
        </w:rPr>
        <w:t xml:space="preserve">e </w:t>
      </w:r>
      <w:r w:rsidR="00020689">
        <w:rPr>
          <w:rFonts w:ascii="Times New Roman" w:hAnsi="Times New Roman" w:cs="Times New Roman"/>
        </w:rPr>
        <w:t>established</w:t>
      </w:r>
      <w:r w:rsidR="00020689" w:rsidRPr="00292D17">
        <w:rPr>
          <w:rFonts w:ascii="Times New Roman" w:hAnsi="Times New Roman" w:cs="Times New Roman"/>
        </w:rPr>
        <w:t xml:space="preserve"> </w:t>
      </w:r>
      <w:r w:rsidR="00072FBE" w:rsidRPr="00292D17">
        <w:rPr>
          <w:rFonts w:ascii="Times New Roman" w:hAnsi="Times New Roman" w:cs="Times New Roman"/>
        </w:rPr>
        <w:t>two studies</w:t>
      </w:r>
      <w:r w:rsidR="00CD3DA6">
        <w:rPr>
          <w:rFonts w:ascii="Times New Roman" w:hAnsi="Times New Roman" w:cs="Times New Roman"/>
        </w:rPr>
        <w:t xml:space="preserve"> in 2021 and 2022 t</w:t>
      </w:r>
      <w:r w:rsidR="00CD3DA6" w:rsidRPr="00292D17">
        <w:rPr>
          <w:rFonts w:ascii="Times New Roman" w:hAnsi="Times New Roman" w:cs="Times New Roman"/>
        </w:rPr>
        <w:t>o start answering this question</w:t>
      </w:r>
      <w:r w:rsidR="00CD3DA6">
        <w:rPr>
          <w:rFonts w:ascii="Times New Roman" w:hAnsi="Times New Roman" w:cs="Times New Roman"/>
        </w:rPr>
        <w:t>. O</w:t>
      </w:r>
      <w:r w:rsidR="00072FBE" w:rsidRPr="00292D17">
        <w:rPr>
          <w:rFonts w:ascii="Times New Roman" w:hAnsi="Times New Roman" w:cs="Times New Roman"/>
        </w:rPr>
        <w:t xml:space="preserve">ne </w:t>
      </w:r>
      <w:r w:rsidR="00CD3DA6">
        <w:rPr>
          <w:rFonts w:ascii="Times New Roman" w:hAnsi="Times New Roman" w:cs="Times New Roman"/>
        </w:rPr>
        <w:t xml:space="preserve">was conducted </w:t>
      </w:r>
      <w:r w:rsidR="00072FBE" w:rsidRPr="00292D17">
        <w:rPr>
          <w:rFonts w:ascii="Times New Roman" w:hAnsi="Times New Roman" w:cs="Times New Roman"/>
        </w:rPr>
        <w:t xml:space="preserve">in the field to select PRE herbicides that provided effective waterhemp control and another in the greenhouse using field-treated soil </w:t>
      </w:r>
      <w:r w:rsidR="00897E56" w:rsidRPr="00292D17">
        <w:rPr>
          <w:rFonts w:ascii="Times New Roman" w:hAnsi="Times New Roman" w:cs="Times New Roman"/>
        </w:rPr>
        <w:t xml:space="preserve">via bioassay </w:t>
      </w:r>
      <w:r w:rsidR="00072FBE" w:rsidRPr="00292D17">
        <w:rPr>
          <w:rFonts w:ascii="Times New Roman" w:hAnsi="Times New Roman" w:cs="Times New Roman"/>
        </w:rPr>
        <w:t xml:space="preserve">to select potential herbicides that caused minimal impact on cover crops </w:t>
      </w:r>
      <w:r w:rsidR="0080752D">
        <w:rPr>
          <w:rFonts w:ascii="Times New Roman" w:hAnsi="Times New Roman" w:cs="Times New Roman"/>
        </w:rPr>
        <w:t xml:space="preserve">established </w:t>
      </w:r>
      <w:r w:rsidR="00072FBE" w:rsidRPr="00292D17">
        <w:rPr>
          <w:rFonts w:ascii="Times New Roman" w:hAnsi="Times New Roman" w:cs="Times New Roman"/>
        </w:rPr>
        <w:t>at different times after application.</w:t>
      </w:r>
    </w:p>
    <w:p w14:paraId="3377F305" w14:textId="77777777" w:rsidR="009879A3" w:rsidRDefault="009879A3" w:rsidP="0031740C">
      <w:pPr>
        <w:spacing w:line="360" w:lineRule="auto"/>
        <w:jc w:val="both"/>
        <w:rPr>
          <w:rFonts w:ascii="Times New Roman" w:hAnsi="Times New Roman" w:cs="Times New Roman"/>
          <w:b/>
          <w:bCs/>
        </w:rPr>
      </w:pPr>
    </w:p>
    <w:p w14:paraId="1D45052A" w14:textId="5550A9F6" w:rsidR="009879A3" w:rsidRDefault="009879A3" w:rsidP="0031740C">
      <w:pPr>
        <w:spacing w:line="360" w:lineRule="auto"/>
        <w:jc w:val="both"/>
        <w:rPr>
          <w:rFonts w:ascii="Times New Roman" w:hAnsi="Times New Roman" w:cs="Times New Roman"/>
        </w:rPr>
      </w:pPr>
      <w:r w:rsidRPr="009879A3">
        <w:rPr>
          <w:rFonts w:ascii="Times New Roman" w:hAnsi="Times New Roman" w:cs="Times New Roman"/>
          <w:b/>
          <w:bCs/>
        </w:rPr>
        <w:t>Field study:</w:t>
      </w:r>
      <w:r>
        <w:rPr>
          <w:rFonts w:ascii="Times New Roman" w:hAnsi="Times New Roman" w:cs="Times New Roman"/>
        </w:rPr>
        <w:t xml:space="preserve"> t</w:t>
      </w:r>
      <w:r w:rsidR="0093354C" w:rsidRPr="00292D17">
        <w:rPr>
          <w:rFonts w:ascii="Times New Roman" w:hAnsi="Times New Roman" w:cs="Times New Roman"/>
        </w:rPr>
        <w:t>reatments consisted of 1</w:t>
      </w:r>
      <w:r w:rsidR="001B5FB9">
        <w:rPr>
          <w:rFonts w:ascii="Times New Roman" w:hAnsi="Times New Roman" w:cs="Times New Roman"/>
        </w:rPr>
        <w:t>8</w:t>
      </w:r>
      <w:r w:rsidR="0093354C" w:rsidRPr="00292D17">
        <w:rPr>
          <w:rFonts w:ascii="Times New Roman" w:hAnsi="Times New Roman" w:cs="Times New Roman"/>
        </w:rPr>
        <w:t xml:space="preserve"> single and multiple sites of action </w:t>
      </w:r>
      <w:r w:rsidR="00085797" w:rsidRPr="00292D17">
        <w:rPr>
          <w:rFonts w:ascii="Times New Roman" w:hAnsi="Times New Roman" w:cs="Times New Roman"/>
        </w:rPr>
        <w:t xml:space="preserve">(SOAs) </w:t>
      </w:r>
      <w:r w:rsidR="0093354C" w:rsidRPr="00292D17">
        <w:rPr>
          <w:rFonts w:ascii="Times New Roman" w:hAnsi="Times New Roman" w:cs="Times New Roman"/>
        </w:rPr>
        <w:t xml:space="preserve">PRE herbicides plus a nontreated check. </w:t>
      </w:r>
    </w:p>
    <w:p w14:paraId="7A29F430" w14:textId="77777777" w:rsidR="009879A3" w:rsidRDefault="009879A3" w:rsidP="0031740C">
      <w:pPr>
        <w:spacing w:line="360" w:lineRule="auto"/>
        <w:jc w:val="both"/>
        <w:rPr>
          <w:rFonts w:ascii="Times New Roman" w:hAnsi="Times New Roman" w:cs="Times New Roman"/>
          <w:b/>
          <w:bCs/>
        </w:rPr>
      </w:pPr>
    </w:p>
    <w:p w14:paraId="0862C0B9" w14:textId="1154A88B" w:rsidR="0093354C" w:rsidRDefault="009879A3" w:rsidP="0031740C">
      <w:pPr>
        <w:spacing w:line="360" w:lineRule="auto"/>
        <w:jc w:val="both"/>
        <w:rPr>
          <w:rFonts w:ascii="Times New Roman" w:hAnsi="Times New Roman" w:cs="Times New Roman"/>
        </w:rPr>
      </w:pPr>
      <w:r w:rsidRPr="009879A3">
        <w:rPr>
          <w:rFonts w:ascii="Times New Roman" w:hAnsi="Times New Roman" w:cs="Times New Roman"/>
          <w:b/>
          <w:bCs/>
        </w:rPr>
        <w:lastRenderedPageBreak/>
        <w:t>Greenhouse bioassay</w:t>
      </w:r>
      <w:r w:rsidR="00543555">
        <w:rPr>
          <w:rFonts w:ascii="Times New Roman" w:hAnsi="Times New Roman" w:cs="Times New Roman"/>
          <w:b/>
          <w:bCs/>
        </w:rPr>
        <w:t xml:space="preserve"> (Figure 2)</w:t>
      </w:r>
      <w:r w:rsidRPr="009879A3">
        <w:rPr>
          <w:rFonts w:ascii="Times New Roman" w:hAnsi="Times New Roman" w:cs="Times New Roman"/>
          <w:b/>
          <w:bCs/>
        </w:rPr>
        <w:t>:</w:t>
      </w:r>
      <w:r>
        <w:rPr>
          <w:rFonts w:ascii="Times New Roman" w:hAnsi="Times New Roman" w:cs="Times New Roman"/>
        </w:rPr>
        <w:t xml:space="preserve"> f</w:t>
      </w:r>
      <w:r w:rsidR="0093354C" w:rsidRPr="00292D17">
        <w:rPr>
          <w:rFonts w:ascii="Times New Roman" w:hAnsi="Times New Roman" w:cs="Times New Roman"/>
        </w:rPr>
        <w:t>our bioindicator cover crop species were used in the greenhouse bioassay: annual rye</w:t>
      </w:r>
      <w:r w:rsidR="0031740C" w:rsidRPr="00292D17">
        <w:rPr>
          <w:rFonts w:ascii="Times New Roman" w:hAnsi="Times New Roman" w:cs="Times New Roman"/>
        </w:rPr>
        <w:t>grass (</w:t>
      </w:r>
      <w:r w:rsidR="0031740C" w:rsidRPr="00AF73E3">
        <w:rPr>
          <w:rFonts w:ascii="Times New Roman" w:hAnsi="Times New Roman" w:cs="Times New Roman"/>
          <w:i/>
          <w:iCs/>
        </w:rPr>
        <w:t>L</w:t>
      </w:r>
      <w:r w:rsidR="0031740C" w:rsidRPr="00292D17">
        <w:rPr>
          <w:rFonts w:ascii="Times New Roman" w:hAnsi="Times New Roman" w:cs="Times New Roman"/>
          <w:i/>
        </w:rPr>
        <w:t xml:space="preserve">olium </w:t>
      </w:r>
      <w:proofErr w:type="spellStart"/>
      <w:r w:rsidR="0031740C" w:rsidRPr="00292D17">
        <w:rPr>
          <w:rFonts w:ascii="Times New Roman" w:hAnsi="Times New Roman" w:cs="Times New Roman"/>
          <w:i/>
        </w:rPr>
        <w:t>multiflorum</w:t>
      </w:r>
      <w:proofErr w:type="spellEnd"/>
      <w:r w:rsidR="0031740C" w:rsidRPr="00292D17">
        <w:rPr>
          <w:rFonts w:ascii="Times New Roman" w:hAnsi="Times New Roman" w:cs="Times New Roman"/>
        </w:rPr>
        <w:t xml:space="preserve"> L.), cereal rye (</w:t>
      </w:r>
      <w:r w:rsidR="0031740C" w:rsidRPr="00292D17">
        <w:rPr>
          <w:rFonts w:ascii="Times New Roman" w:hAnsi="Times New Roman" w:cs="Times New Roman"/>
          <w:i/>
        </w:rPr>
        <w:t>Secale cereale</w:t>
      </w:r>
      <w:r w:rsidR="0031740C" w:rsidRPr="00292D17">
        <w:rPr>
          <w:rFonts w:ascii="Times New Roman" w:hAnsi="Times New Roman" w:cs="Times New Roman"/>
        </w:rPr>
        <w:t xml:space="preserve"> L.), radish, (</w:t>
      </w:r>
      <w:r w:rsidR="0031740C" w:rsidRPr="00292D17">
        <w:rPr>
          <w:rFonts w:ascii="Times New Roman" w:hAnsi="Times New Roman" w:cs="Times New Roman"/>
          <w:i/>
        </w:rPr>
        <w:t>Raphanus sativus</w:t>
      </w:r>
      <w:r w:rsidR="0031740C" w:rsidRPr="00292D17">
        <w:rPr>
          <w:rFonts w:ascii="Times New Roman" w:hAnsi="Times New Roman" w:cs="Times New Roman"/>
        </w:rPr>
        <w:t xml:space="preserve"> L.), and red clover (</w:t>
      </w:r>
      <w:r w:rsidR="0031740C" w:rsidRPr="00292D17">
        <w:rPr>
          <w:rFonts w:ascii="Times New Roman" w:hAnsi="Times New Roman" w:cs="Times New Roman"/>
          <w:i/>
        </w:rPr>
        <w:t>Trifolium pratense</w:t>
      </w:r>
      <w:r w:rsidR="0031740C" w:rsidRPr="00292D17">
        <w:rPr>
          <w:rFonts w:ascii="Times New Roman" w:hAnsi="Times New Roman" w:cs="Times New Roman"/>
        </w:rPr>
        <w:t xml:space="preserve"> L.).</w:t>
      </w:r>
      <w:r>
        <w:rPr>
          <w:rFonts w:ascii="Times New Roman" w:hAnsi="Times New Roman" w:cs="Times New Roman"/>
        </w:rPr>
        <w:t xml:space="preserve"> We used field-treated soil at 30 DAT (</w:t>
      </w:r>
      <w:r w:rsidR="0067194F">
        <w:rPr>
          <w:rFonts w:ascii="Times New Roman" w:hAnsi="Times New Roman" w:cs="Times New Roman"/>
        </w:rPr>
        <w:t xml:space="preserve">V3 corn growth stage - </w:t>
      </w:r>
      <w:r>
        <w:rPr>
          <w:rFonts w:ascii="Times New Roman" w:hAnsi="Times New Roman" w:cs="Times New Roman"/>
        </w:rPr>
        <w:t>interseeding system) and 70 DAT (</w:t>
      </w:r>
      <w:r w:rsidR="0067194F">
        <w:rPr>
          <w:rFonts w:ascii="Times New Roman" w:hAnsi="Times New Roman" w:cs="Times New Roman"/>
        </w:rPr>
        <w:t xml:space="preserve">V10 corn growth stage - </w:t>
      </w:r>
      <w:r>
        <w:rPr>
          <w:rFonts w:ascii="Times New Roman" w:hAnsi="Times New Roman" w:cs="Times New Roman"/>
        </w:rPr>
        <w:t>overseeding system) after treatment</w:t>
      </w:r>
      <w:r w:rsidR="002730DE">
        <w:rPr>
          <w:rFonts w:ascii="Times New Roman" w:hAnsi="Times New Roman" w:cs="Times New Roman"/>
        </w:rPr>
        <w:t xml:space="preserve"> (see video</w:t>
      </w:r>
      <w:r w:rsidR="0080752D">
        <w:rPr>
          <w:rFonts w:ascii="Times New Roman" w:hAnsi="Times New Roman" w:cs="Times New Roman"/>
        </w:rPr>
        <w:t xml:space="preserve"> </w:t>
      </w:r>
      <w:hyperlink r:id="rId11" w:history="1">
        <w:r w:rsidR="0080752D" w:rsidRPr="00BC6B24">
          <w:rPr>
            <w:rStyle w:val="Hyperlink"/>
            <w:rFonts w:ascii="Times New Roman" w:hAnsi="Times New Roman" w:cs="Times New Roman"/>
          </w:rPr>
          <w:t>https://www.youtube.com/watch?v=0cloiyRrRoU&amp;t=3s</w:t>
        </w:r>
      </w:hyperlink>
      <w:r w:rsidR="0080752D">
        <w:rPr>
          <w:rFonts w:ascii="Times New Roman" w:hAnsi="Times New Roman" w:cs="Times New Roman"/>
        </w:rPr>
        <w:t xml:space="preserve"> </w:t>
      </w:r>
      <w:r w:rsidR="002730DE">
        <w:rPr>
          <w:rFonts w:ascii="Times New Roman" w:hAnsi="Times New Roman" w:cs="Times New Roman"/>
        </w:rPr>
        <w:t>)</w:t>
      </w:r>
      <w:r>
        <w:rPr>
          <w:rFonts w:ascii="Times New Roman" w:hAnsi="Times New Roman" w:cs="Times New Roman"/>
        </w:rPr>
        <w:t>. The data (cover crop injury and biomass) w</w:t>
      </w:r>
      <w:r w:rsidR="00695EDF">
        <w:rPr>
          <w:rFonts w:ascii="Times New Roman" w:hAnsi="Times New Roman" w:cs="Times New Roman"/>
        </w:rPr>
        <w:t>ere</w:t>
      </w:r>
      <w:r>
        <w:rPr>
          <w:rFonts w:ascii="Times New Roman" w:hAnsi="Times New Roman" w:cs="Times New Roman"/>
        </w:rPr>
        <w:t xml:space="preserve"> </w:t>
      </w:r>
      <w:r w:rsidR="00020689">
        <w:rPr>
          <w:rFonts w:ascii="Times New Roman" w:hAnsi="Times New Roman" w:cs="Times New Roman"/>
        </w:rPr>
        <w:t xml:space="preserve">collected </w:t>
      </w:r>
      <w:r>
        <w:rPr>
          <w:rFonts w:ascii="Times New Roman" w:hAnsi="Times New Roman" w:cs="Times New Roman"/>
        </w:rPr>
        <w:t xml:space="preserve">28 days after sowing the cover crop seeds.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F73E3" w14:paraId="319393BE" w14:textId="77777777" w:rsidTr="00CD3DA6">
        <w:tc>
          <w:tcPr>
            <w:tcW w:w="9350" w:type="dxa"/>
          </w:tcPr>
          <w:p w14:paraId="2DC6756D" w14:textId="1F06212A" w:rsidR="00AF73E3" w:rsidRDefault="00256FFD" w:rsidP="00AF73E3">
            <w:pPr>
              <w:jc w:val="center"/>
              <w:rPr>
                <w:rFonts w:ascii="Times New Roman" w:hAnsi="Times New Roman" w:cs="Times New Roman"/>
              </w:rPr>
            </w:pPr>
            <w:r>
              <w:rPr>
                <w:noProof/>
              </w:rPr>
              <mc:AlternateContent>
                <mc:Choice Requires="wps">
                  <w:drawing>
                    <wp:anchor distT="0" distB="0" distL="114300" distR="114300" simplePos="0" relativeHeight="251673600" behindDoc="0" locked="0" layoutInCell="1" allowOverlap="1" wp14:anchorId="2F7BD147" wp14:editId="13C94804">
                      <wp:simplePos x="0" y="0"/>
                      <wp:positionH relativeFrom="column">
                        <wp:posOffset>2284095</wp:posOffset>
                      </wp:positionH>
                      <wp:positionV relativeFrom="paragraph">
                        <wp:posOffset>12065</wp:posOffset>
                      </wp:positionV>
                      <wp:extent cx="323850" cy="2730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323850" cy="273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5112DE" w14:textId="44746705" w:rsidR="00256FFD" w:rsidRPr="007C6954" w:rsidRDefault="00256FFD" w:rsidP="00256FFD">
                                  <w:pPr>
                                    <w:jc w:val="center"/>
                                    <w:rPr>
                                      <w:rFonts w:ascii="Times New Roman" w:hAnsi="Times New Roman" w:cs="Times New Roman"/>
                                      <w:color w:val="FF0000"/>
                                    </w:rPr>
                                  </w:pPr>
                                  <w:r>
                                    <w:rPr>
                                      <w:rFonts w:ascii="Times New Roman" w:hAnsi="Times New Roman" w:cs="Times New Roman"/>
                                      <w:color w:val="FF000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7BD147" id="Rectangle 19" o:spid="_x0000_s1028" style="position:absolute;left:0;text-align:left;margin-left:179.85pt;margin-top:.95pt;width:25.5pt;height:2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" fillcolor="white [3212]" strokecolor="black [3213]" strokeweight="1pt">
                      <v:textbox>
                        <w:txbxContent>
                          <w:p w14:paraId="7F5112DE" w14:textId="44746705" w:rsidR="00256FFD" w:rsidRPr="007C6954" w:rsidRDefault="00256FFD" w:rsidP="00256FFD">
                            <w:pPr>
                              <w:jc w:val="center"/>
                              <w:rPr>
                                <w:rFonts w:ascii="Times New Roman" w:hAnsi="Times New Roman" w:cs="Times New Roman"/>
                                <w:color w:val="FF0000"/>
                              </w:rPr>
                            </w:pPr>
                            <w:r>
                              <w:rPr>
                                <w:rFonts w:ascii="Times New Roman" w:hAnsi="Times New Roman" w:cs="Times New Roman"/>
                                <w:color w:val="FF0000"/>
                              </w:rPr>
                              <w:t>B</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2C44AA35" wp14:editId="6AA45D27">
                      <wp:simplePos x="0" y="0"/>
                      <wp:positionH relativeFrom="column">
                        <wp:posOffset>252095</wp:posOffset>
                      </wp:positionH>
                      <wp:positionV relativeFrom="paragraph">
                        <wp:posOffset>12065</wp:posOffset>
                      </wp:positionV>
                      <wp:extent cx="323850" cy="27305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323850" cy="273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0B7CA4" w14:textId="77777777" w:rsidR="00256FFD" w:rsidRPr="007C6954" w:rsidRDefault="00256FFD" w:rsidP="00256FFD">
                                  <w:pPr>
                                    <w:jc w:val="center"/>
                                    <w:rPr>
                                      <w:rFonts w:ascii="Times New Roman" w:hAnsi="Times New Roman" w:cs="Times New Roman"/>
                                      <w:color w:val="FF0000"/>
                                    </w:rPr>
                                  </w:pPr>
                                  <w:r w:rsidRPr="007C6954">
                                    <w:rPr>
                                      <w:rFonts w:ascii="Times New Roman" w:hAnsi="Times New Roman" w:cs="Times New Roman"/>
                                      <w:color w:val="FF000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44AA35" id="Rectangle 18" o:spid="_x0000_s1029" style="position:absolute;left:0;text-align:left;margin-left:19.85pt;margin-top:.95pt;width:25.5pt;height:2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" fillcolor="white [3212]" strokecolor="black [3213]" strokeweight="1pt">
                      <v:textbox>
                        <w:txbxContent>
                          <w:p w14:paraId="570B7CA4" w14:textId="77777777" w:rsidR="00256FFD" w:rsidRPr="007C6954" w:rsidRDefault="00256FFD" w:rsidP="00256FFD">
                            <w:pPr>
                              <w:jc w:val="center"/>
                              <w:rPr>
                                <w:rFonts w:ascii="Times New Roman" w:hAnsi="Times New Roman" w:cs="Times New Roman"/>
                                <w:color w:val="FF0000"/>
                              </w:rPr>
                            </w:pPr>
                            <w:r w:rsidRPr="007C6954">
                              <w:rPr>
                                <w:rFonts w:ascii="Times New Roman" w:hAnsi="Times New Roman" w:cs="Times New Roman"/>
                                <w:color w:val="FF0000"/>
                              </w:rPr>
                              <w:t>A</w:t>
                            </w:r>
                          </w:p>
                        </w:txbxContent>
                      </v:textbox>
                    </v:rect>
                  </w:pict>
                </mc:Fallback>
              </mc:AlternateContent>
            </w:r>
            <w:r w:rsidR="00AF73E3">
              <w:rPr>
                <w:rFonts w:ascii="Times New Roman" w:hAnsi="Times New Roman" w:cs="Times New Roman"/>
                <w:noProof/>
              </w:rPr>
              <w:drawing>
                <wp:inline distT="0" distB="0" distL="0" distR="0" wp14:anchorId="2060ACBC" wp14:editId="3D60BCCB">
                  <wp:extent cx="2007180" cy="2450547"/>
                  <wp:effectExtent l="12700" t="12700" r="12700" b="13335"/>
                  <wp:docPr id="17" name="Picture 17"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plant&#10;&#10;Description automatically generated"/>
                          <pic:cNvPicPr/>
                        </pic:nvPicPr>
                        <pic:blipFill rotWithShape="1">
                          <a:blip r:embed="rId12" cstate="print">
                            <a:extLst>
                              <a:ext uri="{28A0092B-C50C-407E-A947-70E740481C1C}">
                                <a14:useLocalDpi xmlns:a14="http://schemas.microsoft.com/office/drawing/2010/main" val="0"/>
                              </a:ext>
                            </a:extLst>
                          </a:blip>
                          <a:srcRect t="5165" b="3151"/>
                          <a:stretch/>
                        </pic:blipFill>
                        <pic:spPr bwMode="auto">
                          <a:xfrm>
                            <a:off x="0" y="0"/>
                            <a:ext cx="2078780" cy="253796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AF73E3">
              <w:rPr>
                <w:rFonts w:ascii="Times New Roman" w:hAnsi="Times New Roman" w:cs="Times New Roman"/>
                <w:noProof/>
              </w:rPr>
              <w:drawing>
                <wp:inline distT="0" distB="0" distL="0" distR="0" wp14:anchorId="6AF56A4F" wp14:editId="42B41D60">
                  <wp:extent cx="3263103" cy="2450465"/>
                  <wp:effectExtent l="12700" t="12700" r="13970" b="13335"/>
                  <wp:docPr id="14" name="Picture 14" descr="A picture containing greenhouse, plant, flower, gar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eenhouse, plant, flower, gard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2267" cy="2472366"/>
                          </a:xfrm>
                          <a:prstGeom prst="rect">
                            <a:avLst/>
                          </a:prstGeom>
                          <a:ln>
                            <a:solidFill>
                              <a:schemeClr val="tx1"/>
                            </a:solidFill>
                          </a:ln>
                        </pic:spPr>
                      </pic:pic>
                    </a:graphicData>
                  </a:graphic>
                </wp:inline>
              </w:drawing>
            </w:r>
          </w:p>
        </w:tc>
      </w:tr>
    </w:tbl>
    <w:p w14:paraId="1460E958" w14:textId="62273CB4" w:rsidR="00AF73E3" w:rsidRPr="00292D17" w:rsidRDefault="00AF73E3" w:rsidP="0031740C">
      <w:pPr>
        <w:spacing w:line="360" w:lineRule="auto"/>
        <w:jc w:val="both"/>
        <w:rPr>
          <w:rFonts w:ascii="Times New Roman" w:hAnsi="Times New Roman" w:cs="Times New Roman"/>
        </w:rPr>
      </w:pPr>
      <w:r w:rsidRPr="00256FFD">
        <w:rPr>
          <w:rFonts w:ascii="Times New Roman" w:hAnsi="Times New Roman" w:cs="Times New Roman"/>
          <w:b/>
          <w:bCs/>
        </w:rPr>
        <w:t>Figure 2.</w:t>
      </w:r>
      <w:r>
        <w:rPr>
          <w:rFonts w:ascii="Times New Roman" w:hAnsi="Times New Roman" w:cs="Times New Roman"/>
        </w:rPr>
        <w:t xml:space="preserve"> </w:t>
      </w:r>
      <w:r w:rsidR="00256FFD">
        <w:rPr>
          <w:rFonts w:ascii="Times New Roman" w:hAnsi="Times New Roman" w:cs="Times New Roman"/>
        </w:rPr>
        <w:t xml:space="preserve">Cover crop species (A): Radish (top right corn), cereal rye (top left corner), red clover (bottom right corner), and annual ryegrass (bottom left corner); </w:t>
      </w:r>
      <w:r w:rsidR="002730DE">
        <w:rPr>
          <w:rFonts w:ascii="Times New Roman" w:hAnsi="Times New Roman" w:cs="Times New Roman"/>
        </w:rPr>
        <w:t xml:space="preserve">cover crops growing at the greenhouse (B); </w:t>
      </w:r>
      <w:r w:rsidR="00256FFD" w:rsidRPr="00256FFD">
        <w:rPr>
          <w:rFonts w:ascii="Times New Roman" w:hAnsi="Times New Roman" w:cs="Times New Roman"/>
          <w:i/>
          <w:iCs/>
        </w:rPr>
        <w:t>Picture</w:t>
      </w:r>
      <w:r w:rsidR="00256FFD">
        <w:rPr>
          <w:rFonts w:ascii="Times New Roman" w:hAnsi="Times New Roman" w:cs="Times New Roman"/>
          <w:i/>
          <w:iCs/>
        </w:rPr>
        <w:t>s</w:t>
      </w:r>
      <w:r w:rsidR="00256FFD" w:rsidRPr="00256FFD">
        <w:rPr>
          <w:rFonts w:ascii="Times New Roman" w:hAnsi="Times New Roman" w:cs="Times New Roman"/>
          <w:i/>
          <w:iCs/>
        </w:rPr>
        <w:t xml:space="preserve"> taken by </w:t>
      </w:r>
      <w:proofErr w:type="spellStart"/>
      <w:r w:rsidR="00256FFD">
        <w:rPr>
          <w:rFonts w:ascii="Times New Roman" w:hAnsi="Times New Roman" w:cs="Times New Roman"/>
          <w:i/>
          <w:iCs/>
        </w:rPr>
        <w:t>Tatiane</w:t>
      </w:r>
      <w:proofErr w:type="spellEnd"/>
      <w:r w:rsidR="00256FFD">
        <w:rPr>
          <w:rFonts w:ascii="Times New Roman" w:hAnsi="Times New Roman" w:cs="Times New Roman"/>
          <w:i/>
          <w:iCs/>
        </w:rPr>
        <w:t xml:space="preserve"> </w:t>
      </w:r>
      <w:proofErr w:type="spellStart"/>
      <w:r w:rsidR="00256FFD">
        <w:rPr>
          <w:rFonts w:ascii="Times New Roman" w:hAnsi="Times New Roman" w:cs="Times New Roman"/>
          <w:i/>
          <w:iCs/>
        </w:rPr>
        <w:t>Severo</w:t>
      </w:r>
      <w:proofErr w:type="spellEnd"/>
      <w:r w:rsidR="00256FFD">
        <w:rPr>
          <w:rFonts w:ascii="Times New Roman" w:hAnsi="Times New Roman" w:cs="Times New Roman"/>
          <w:i/>
          <w:iCs/>
        </w:rPr>
        <w:t xml:space="preserve"> Silva</w:t>
      </w:r>
      <w:r w:rsidR="00256FFD" w:rsidRPr="00256FFD">
        <w:rPr>
          <w:rFonts w:ascii="Times New Roman" w:hAnsi="Times New Roman" w:cs="Times New Roman"/>
          <w:i/>
          <w:iCs/>
        </w:rPr>
        <w:t xml:space="preserve"> on </w:t>
      </w:r>
      <w:r w:rsidR="00256FFD">
        <w:rPr>
          <w:rFonts w:ascii="Times New Roman" w:hAnsi="Times New Roman" w:cs="Times New Roman"/>
          <w:i/>
          <w:iCs/>
        </w:rPr>
        <w:t>09</w:t>
      </w:r>
      <w:r w:rsidR="00256FFD" w:rsidRPr="00256FFD">
        <w:rPr>
          <w:rFonts w:ascii="Times New Roman" w:hAnsi="Times New Roman" w:cs="Times New Roman"/>
          <w:i/>
          <w:iCs/>
        </w:rPr>
        <w:t>/</w:t>
      </w:r>
      <w:r w:rsidR="00256FFD">
        <w:rPr>
          <w:rFonts w:ascii="Times New Roman" w:hAnsi="Times New Roman" w:cs="Times New Roman"/>
          <w:i/>
          <w:iCs/>
        </w:rPr>
        <w:t>24</w:t>
      </w:r>
      <w:r w:rsidR="00256FFD" w:rsidRPr="00256FFD">
        <w:rPr>
          <w:rFonts w:ascii="Times New Roman" w:hAnsi="Times New Roman" w:cs="Times New Roman"/>
          <w:i/>
          <w:iCs/>
        </w:rPr>
        <w:t>/2022.</w:t>
      </w:r>
    </w:p>
    <w:p w14:paraId="2BDD0A48" w14:textId="77777777" w:rsidR="009879A3" w:rsidRDefault="009879A3" w:rsidP="00292D17">
      <w:pPr>
        <w:spacing w:line="360" w:lineRule="auto"/>
        <w:rPr>
          <w:rFonts w:ascii="Times New Roman" w:hAnsi="Times New Roman" w:cs="Times New Roman"/>
          <w:b/>
          <w:bCs/>
        </w:rPr>
      </w:pPr>
    </w:p>
    <w:p w14:paraId="512056AB" w14:textId="1C45540C" w:rsidR="00543555" w:rsidRDefault="009879A3" w:rsidP="00292D17">
      <w:pPr>
        <w:spacing w:line="360" w:lineRule="auto"/>
        <w:rPr>
          <w:rFonts w:ascii="Times New Roman" w:hAnsi="Times New Roman" w:cs="Times New Roman"/>
        </w:rPr>
      </w:pPr>
      <w:r>
        <w:rPr>
          <w:rFonts w:ascii="Times New Roman" w:hAnsi="Times New Roman" w:cs="Times New Roman"/>
          <w:b/>
          <w:bCs/>
        </w:rPr>
        <w:t>Field r</w:t>
      </w:r>
      <w:r w:rsidR="0031740C" w:rsidRPr="00292D17">
        <w:rPr>
          <w:rFonts w:ascii="Times New Roman" w:hAnsi="Times New Roman" w:cs="Times New Roman"/>
          <w:b/>
          <w:bCs/>
        </w:rPr>
        <w:t xml:space="preserve">esults: </w:t>
      </w:r>
      <w:r w:rsidR="00085797" w:rsidRPr="00292D17">
        <w:rPr>
          <w:rFonts w:ascii="Times New Roman" w:hAnsi="Times New Roman" w:cs="Times New Roman"/>
        </w:rPr>
        <w:t xml:space="preserve">most herbicides provided &gt;75% of </w:t>
      </w:r>
      <w:proofErr w:type="spellStart"/>
      <w:r w:rsidR="00085797" w:rsidRPr="00292D17">
        <w:rPr>
          <w:rFonts w:ascii="Times New Roman" w:hAnsi="Times New Roman" w:cs="Times New Roman"/>
        </w:rPr>
        <w:t>waterhemp</w:t>
      </w:r>
      <w:proofErr w:type="spellEnd"/>
      <w:r w:rsidR="00085797" w:rsidRPr="00292D17">
        <w:rPr>
          <w:rFonts w:ascii="Times New Roman" w:hAnsi="Times New Roman" w:cs="Times New Roman"/>
        </w:rPr>
        <w:t xml:space="preserve"> control </w:t>
      </w:r>
      <w:r w:rsidR="002730DE">
        <w:rPr>
          <w:rFonts w:ascii="Times New Roman" w:hAnsi="Times New Roman" w:cs="Times New Roman"/>
        </w:rPr>
        <w:t xml:space="preserve">(Figure 3) </w:t>
      </w:r>
      <w:r w:rsidR="00085797" w:rsidRPr="00292D17">
        <w:rPr>
          <w:rFonts w:ascii="Times New Roman" w:hAnsi="Times New Roman" w:cs="Times New Roman"/>
        </w:rPr>
        <w:t>and as expected, herbicide premixes with more than one SOA tended to provide better waterhemp control than herbicides with a single SOA</w:t>
      </w:r>
      <w:r w:rsidR="00897E56" w:rsidRPr="00292D17">
        <w:rPr>
          <w:rFonts w:ascii="Times New Roman" w:hAnsi="Times New Roman" w:cs="Times New Roman"/>
        </w:rPr>
        <w:t xml:space="preserve"> (See the last released </w:t>
      </w:r>
      <w:r w:rsidR="00CD3DA6">
        <w:rPr>
          <w:rFonts w:ascii="Times New Roman" w:hAnsi="Times New Roman" w:cs="Times New Roman"/>
        </w:rPr>
        <w:t xml:space="preserve">report by </w:t>
      </w:r>
      <w:r w:rsidR="00897E56" w:rsidRPr="00292D17">
        <w:rPr>
          <w:rFonts w:ascii="Times New Roman" w:hAnsi="Times New Roman" w:cs="Times New Roman"/>
        </w:rPr>
        <w:t>WiscWeeds “</w:t>
      </w:r>
      <w:hyperlink r:id="rId14" w:history="1">
        <w:r w:rsidR="00897E56" w:rsidRPr="00292D17">
          <w:rPr>
            <w:rStyle w:val="Hyperlink"/>
            <w:rFonts w:ascii="Times New Roman" w:hAnsi="Times New Roman" w:cs="Times New Roman"/>
            <w:b/>
            <w:bCs/>
          </w:rPr>
          <w:t>2022 Wisconsin Weed Science Research Report (PDF)</w:t>
        </w:r>
      </w:hyperlink>
      <w:r w:rsidR="00897E56" w:rsidRPr="00292D17">
        <w:rPr>
          <w:rFonts w:ascii="Times New Roman" w:hAnsi="Times New Roman" w:cs="Times New Roman"/>
        </w:rPr>
        <w:t>”</w:t>
      </w:r>
      <w:r w:rsidR="00292D17">
        <w:rPr>
          <w:rFonts w:ascii="Times New Roman" w:hAnsi="Times New Roman" w:cs="Times New Roman"/>
        </w:rPr>
        <w:t xml:space="preserve"> for </w:t>
      </w:r>
      <w:r w:rsidR="002730DE">
        <w:rPr>
          <w:rFonts w:ascii="Times New Roman" w:hAnsi="Times New Roman" w:cs="Times New Roman"/>
        </w:rPr>
        <w:t xml:space="preserve">more </w:t>
      </w:r>
      <w:r w:rsidR="00292D17">
        <w:rPr>
          <w:rFonts w:ascii="Times New Roman" w:hAnsi="Times New Roman" w:cs="Times New Roman"/>
        </w:rPr>
        <w:t>detailed results and information</w:t>
      </w:r>
      <w:r w:rsidR="00897E56" w:rsidRPr="00292D17">
        <w:rPr>
          <w:rFonts w:ascii="Times New Roman" w:hAnsi="Times New Roman" w:cs="Times New Roman"/>
        </w:rPr>
        <w:t>)</w:t>
      </w:r>
      <w:r>
        <w:rPr>
          <w:rFonts w:ascii="Times New Roman" w:hAnsi="Times New Roman" w:cs="Times New Roman"/>
        </w:rPr>
        <w:t xml:space="preserve">. </w:t>
      </w:r>
    </w:p>
    <w:p w14:paraId="36042F12" w14:textId="77777777" w:rsidR="002730DE" w:rsidRDefault="002730DE" w:rsidP="00292D17">
      <w:pPr>
        <w:spacing w:line="360" w:lineRule="auto"/>
        <w:rPr>
          <w:rFonts w:ascii="Times New Roman" w:hAnsi="Times New Roman" w:cs="Times New Roman"/>
        </w:rPr>
      </w:pPr>
    </w:p>
    <w:p w14:paraId="2ECF0D08" w14:textId="5BC144FA" w:rsidR="002730DE" w:rsidRDefault="002730DE" w:rsidP="00292D17">
      <w:pPr>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19986285" wp14:editId="0EE4E098">
            <wp:extent cx="2870616" cy="2460571"/>
            <wp:effectExtent l="0" t="0" r="0" b="3810"/>
            <wp:docPr id="19920284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28400" name="Picture 199202840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5208" cy="2507365"/>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20801C30" wp14:editId="65DDE71F">
            <wp:extent cx="2908091" cy="2492693"/>
            <wp:effectExtent l="0" t="0" r="635" b="0"/>
            <wp:docPr id="1806896920" name="Picture 4"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96920" name="Picture 4" descr="A picture containing text, screenshot, number, fo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8099" cy="2526986"/>
                    </a:xfrm>
                    <a:prstGeom prst="rect">
                      <a:avLst/>
                    </a:prstGeom>
                  </pic:spPr>
                </pic:pic>
              </a:graphicData>
            </a:graphic>
          </wp:inline>
        </w:drawing>
      </w:r>
    </w:p>
    <w:p w14:paraId="12B6CDAD" w14:textId="07C1BD1E" w:rsidR="002730DE" w:rsidRDefault="002730DE" w:rsidP="00292D17">
      <w:pPr>
        <w:spacing w:line="360" w:lineRule="auto"/>
        <w:rPr>
          <w:rFonts w:ascii="Times New Roman" w:hAnsi="Times New Roman" w:cs="Times New Roman"/>
        </w:rPr>
      </w:pPr>
      <w:r w:rsidRPr="002730DE">
        <w:rPr>
          <w:rFonts w:ascii="Times New Roman" w:hAnsi="Times New Roman" w:cs="Times New Roman"/>
          <w:b/>
          <w:bCs/>
        </w:rPr>
        <w:t>Figure 3.</w:t>
      </w:r>
      <w:r>
        <w:rPr>
          <w:rFonts w:ascii="Times New Roman" w:hAnsi="Times New Roman" w:cs="Times New Roman"/>
        </w:rPr>
        <w:t xml:space="preserve"> </w:t>
      </w:r>
      <w:proofErr w:type="spellStart"/>
      <w:r w:rsidR="0080752D">
        <w:rPr>
          <w:rFonts w:ascii="Times New Roman" w:hAnsi="Times New Roman" w:cs="Times New Roman"/>
        </w:rPr>
        <w:t>W</w:t>
      </w:r>
      <w:r>
        <w:rPr>
          <w:rFonts w:ascii="Times New Roman" w:hAnsi="Times New Roman" w:cs="Times New Roman"/>
        </w:rPr>
        <w:t>aterhemp</w:t>
      </w:r>
      <w:proofErr w:type="spellEnd"/>
      <w:r>
        <w:rPr>
          <w:rFonts w:ascii="Times New Roman" w:hAnsi="Times New Roman" w:cs="Times New Roman"/>
        </w:rPr>
        <w:t xml:space="preserve"> (</w:t>
      </w:r>
      <w:r w:rsidRPr="002730DE">
        <w:rPr>
          <w:rFonts w:ascii="Times New Roman" w:hAnsi="Times New Roman" w:cs="Times New Roman"/>
          <w:i/>
          <w:iCs/>
        </w:rPr>
        <w:t xml:space="preserve">Amaranthus </w:t>
      </w:r>
      <w:proofErr w:type="spellStart"/>
      <w:r w:rsidRPr="002730DE">
        <w:rPr>
          <w:rFonts w:ascii="Times New Roman" w:hAnsi="Times New Roman" w:cs="Times New Roman"/>
          <w:i/>
          <w:iCs/>
        </w:rPr>
        <w:t>tuberculatus</w:t>
      </w:r>
      <w:proofErr w:type="spellEnd"/>
      <w:r>
        <w:rPr>
          <w:rFonts w:ascii="Times New Roman" w:hAnsi="Times New Roman" w:cs="Times New Roman"/>
        </w:rPr>
        <w:t xml:space="preserve"> L.) </w:t>
      </w:r>
      <w:proofErr w:type="gramStart"/>
      <w:r>
        <w:rPr>
          <w:rFonts w:ascii="Times New Roman" w:hAnsi="Times New Roman" w:cs="Times New Roman"/>
        </w:rPr>
        <w:t>control</w:t>
      </w:r>
      <w:proofErr w:type="gramEnd"/>
      <w:r>
        <w:rPr>
          <w:rFonts w:ascii="Times New Roman" w:hAnsi="Times New Roman" w:cs="Times New Roman"/>
        </w:rPr>
        <w:t xml:space="preserve"> by </w:t>
      </w:r>
      <w:r w:rsidR="0080752D">
        <w:rPr>
          <w:rFonts w:ascii="Times New Roman" w:hAnsi="Times New Roman" w:cs="Times New Roman"/>
        </w:rPr>
        <w:t xml:space="preserve">soil </w:t>
      </w:r>
      <w:r>
        <w:rPr>
          <w:rFonts w:ascii="Times New Roman" w:hAnsi="Times New Roman" w:cs="Times New Roman"/>
        </w:rPr>
        <w:t>residual herbicides applied PRE in 2021 (left) and 2022 (right).</w:t>
      </w:r>
    </w:p>
    <w:p w14:paraId="2F505E90" w14:textId="77777777" w:rsidR="00543555" w:rsidRDefault="00543555" w:rsidP="00292D17">
      <w:pPr>
        <w:spacing w:line="360" w:lineRule="auto"/>
        <w:rPr>
          <w:rFonts w:ascii="Times New Roman" w:hAnsi="Times New Roman" w:cs="Times New Roman"/>
        </w:rPr>
      </w:pPr>
    </w:p>
    <w:p w14:paraId="0CD084E8" w14:textId="3C2D422C" w:rsidR="00CA3F0F" w:rsidRPr="001B5FB9" w:rsidRDefault="00CD3DA6" w:rsidP="00292D17">
      <w:pPr>
        <w:spacing w:line="360" w:lineRule="auto"/>
        <w:rPr>
          <w:rFonts w:ascii="Times New Roman" w:hAnsi="Times New Roman" w:cs="Times New Roman"/>
          <w:b/>
          <w:bCs/>
          <w:i/>
          <w:iCs/>
        </w:rPr>
      </w:pPr>
      <w:r w:rsidRPr="001B5FB9">
        <w:rPr>
          <w:rFonts w:ascii="Times New Roman" w:hAnsi="Times New Roman" w:cs="Times New Roman"/>
          <w:b/>
          <w:bCs/>
          <w:i/>
          <w:iCs/>
        </w:rPr>
        <w:t xml:space="preserve">How </w:t>
      </w:r>
      <w:r w:rsidR="00085797" w:rsidRPr="001B5FB9">
        <w:rPr>
          <w:rFonts w:ascii="Times New Roman" w:hAnsi="Times New Roman" w:cs="Times New Roman"/>
          <w:b/>
          <w:bCs/>
          <w:i/>
          <w:iCs/>
        </w:rPr>
        <w:t xml:space="preserve">about the cover crops? Did these herbicides negatively impact the establishment of cover crops? </w:t>
      </w:r>
    </w:p>
    <w:p w14:paraId="05B93215" w14:textId="7FE43605" w:rsidR="00CA3F0F" w:rsidRDefault="00CA3F0F" w:rsidP="00292D17">
      <w:pPr>
        <w:spacing w:line="360" w:lineRule="auto"/>
        <w:rPr>
          <w:rFonts w:ascii="Times New Roman" w:hAnsi="Times New Roman" w:cs="Times New Roman"/>
        </w:rPr>
      </w:pPr>
    </w:p>
    <w:p w14:paraId="67C2E852" w14:textId="6446D97D" w:rsidR="00CA3F0F" w:rsidRPr="00CA3F0F" w:rsidRDefault="00CA3F0F" w:rsidP="00292D17">
      <w:pPr>
        <w:spacing w:line="360" w:lineRule="auto"/>
        <w:rPr>
          <w:rFonts w:ascii="Times New Roman" w:eastAsia="Times New Roman" w:hAnsi="Times New Roman" w:cs="Times New Roman"/>
        </w:rPr>
      </w:pPr>
      <w:r w:rsidRPr="00CA3F0F">
        <w:rPr>
          <w:rFonts w:ascii="Times New Roman" w:hAnsi="Times New Roman" w:cs="Times New Roman"/>
          <w:b/>
          <w:bCs/>
        </w:rPr>
        <w:t>Greenhouse bioassay results</w:t>
      </w:r>
      <w:r w:rsidR="00543555">
        <w:rPr>
          <w:rFonts w:ascii="Times New Roman" w:hAnsi="Times New Roman" w:cs="Times New Roman"/>
          <w:b/>
          <w:bCs/>
        </w:rPr>
        <w:t xml:space="preserve"> (Figure</w:t>
      </w:r>
      <w:r w:rsidR="0033447E">
        <w:rPr>
          <w:rFonts w:ascii="Times New Roman" w:hAnsi="Times New Roman" w:cs="Times New Roman"/>
          <w:b/>
          <w:bCs/>
        </w:rPr>
        <w:t>s</w:t>
      </w:r>
      <w:r w:rsidR="00543555">
        <w:rPr>
          <w:rFonts w:ascii="Times New Roman" w:hAnsi="Times New Roman" w:cs="Times New Roman"/>
          <w:b/>
          <w:bCs/>
        </w:rPr>
        <w:t xml:space="preserve"> </w:t>
      </w:r>
      <w:r w:rsidR="0033447E">
        <w:rPr>
          <w:rFonts w:ascii="Times New Roman" w:hAnsi="Times New Roman" w:cs="Times New Roman"/>
          <w:b/>
          <w:bCs/>
        </w:rPr>
        <w:t>4</w:t>
      </w:r>
      <w:r w:rsidR="00543555">
        <w:rPr>
          <w:rFonts w:ascii="Times New Roman" w:hAnsi="Times New Roman" w:cs="Times New Roman"/>
          <w:b/>
          <w:bCs/>
        </w:rPr>
        <w:t>)</w:t>
      </w:r>
      <w:r w:rsidRPr="00CA3F0F">
        <w:rPr>
          <w:rFonts w:ascii="Times New Roman" w:hAnsi="Times New Roman" w:cs="Times New Roman"/>
          <w:b/>
          <w:bCs/>
        </w:rPr>
        <w:t>:</w:t>
      </w:r>
      <w:r w:rsidRPr="00CA3F0F">
        <w:rPr>
          <w:rFonts w:ascii="Times New Roman" w:hAnsi="Times New Roman" w:cs="Times New Roman"/>
        </w:rPr>
        <w:t xml:space="preserve"> </w:t>
      </w:r>
      <w:r w:rsidR="00085797" w:rsidRPr="00CA3F0F">
        <w:rPr>
          <w:rFonts w:ascii="Times New Roman" w:hAnsi="Times New Roman" w:cs="Times New Roman"/>
        </w:rPr>
        <w:t xml:space="preserve">In fact, </w:t>
      </w:r>
      <w:r w:rsidR="00CD3DA6">
        <w:rPr>
          <w:rFonts w:ascii="Times New Roman" w:eastAsiaTheme="minorEastAsia" w:hAnsi="Times New Roman" w:cs="Times New Roman"/>
        </w:rPr>
        <w:t>p</w:t>
      </w:r>
      <w:r w:rsidRPr="00CA3F0F">
        <w:rPr>
          <w:rFonts w:ascii="Times New Roman" w:eastAsiaTheme="minorEastAsia" w:hAnsi="Times New Roman" w:cs="Times New Roman"/>
        </w:rPr>
        <w:t>remixes with 2 &amp; 3 SOAs had a higher negative impact on cover crops than herbicides with a single SOA.</w:t>
      </w:r>
    </w:p>
    <w:p w14:paraId="6B4D7ABA" w14:textId="41F7C494" w:rsidR="00897E56" w:rsidRPr="00292D17" w:rsidRDefault="00CA3F0F" w:rsidP="00897E56">
      <w:pPr>
        <w:pStyle w:val="ListParagraph"/>
        <w:numPr>
          <w:ilvl w:val="0"/>
          <w:numId w:val="2"/>
        </w:numPr>
        <w:spacing w:line="360" w:lineRule="auto"/>
        <w:rPr>
          <w:rFonts w:asciiTheme="minorHAnsi" w:hAnsiTheme="minorHAnsi" w:cstheme="minorBidi"/>
        </w:rPr>
      </w:pPr>
      <w:r>
        <w:t>A</w:t>
      </w:r>
      <w:r w:rsidR="00897E56" w:rsidRPr="00292D17">
        <w:rPr>
          <w:rFonts w:eastAsiaTheme="minorHAnsi"/>
        </w:rPr>
        <w:t>ll SOA groups (2</w:t>
      </w:r>
      <w:r w:rsidR="002730DE">
        <w:rPr>
          <w:rFonts w:eastAsiaTheme="minorHAnsi"/>
        </w:rPr>
        <w:t xml:space="preserve"> [</w:t>
      </w:r>
      <w:proofErr w:type="spellStart"/>
      <w:r w:rsidR="002730DE" w:rsidRPr="00FD5CEE">
        <w:t>thiencarbazone</w:t>
      </w:r>
      <w:proofErr w:type="spellEnd"/>
      <w:r w:rsidR="002730DE" w:rsidRPr="00FD5CEE">
        <w:t>-methyl</w:t>
      </w:r>
      <w:r w:rsidR="002730DE">
        <w:t>]</w:t>
      </w:r>
      <w:r w:rsidR="00897E56" w:rsidRPr="00292D17">
        <w:rPr>
          <w:rFonts w:eastAsiaTheme="minorHAnsi"/>
        </w:rPr>
        <w:t>, 4</w:t>
      </w:r>
      <w:r w:rsidR="002730DE">
        <w:rPr>
          <w:rFonts w:eastAsiaTheme="minorHAnsi"/>
        </w:rPr>
        <w:t xml:space="preserve"> [</w:t>
      </w:r>
      <w:r w:rsidR="002730DE" w:rsidRPr="00FD5CEE">
        <w:t>clopyralid</w:t>
      </w:r>
      <w:r w:rsidR="002730DE">
        <w:t>]</w:t>
      </w:r>
      <w:r w:rsidR="00897E56" w:rsidRPr="00292D17">
        <w:rPr>
          <w:rFonts w:eastAsiaTheme="minorHAnsi"/>
        </w:rPr>
        <w:t>, 14</w:t>
      </w:r>
      <w:r w:rsidR="002730DE">
        <w:rPr>
          <w:rFonts w:eastAsiaTheme="minorHAnsi"/>
        </w:rPr>
        <w:t xml:space="preserve"> [</w:t>
      </w:r>
      <w:r w:rsidR="002730DE" w:rsidRPr="00FD5CEE">
        <w:t>saflufenacil</w:t>
      </w:r>
      <w:r w:rsidR="002730DE">
        <w:t>]</w:t>
      </w:r>
      <w:r w:rsidR="00897E56" w:rsidRPr="00292D17">
        <w:rPr>
          <w:rFonts w:eastAsiaTheme="minorHAnsi"/>
        </w:rPr>
        <w:t>, 15</w:t>
      </w:r>
      <w:r w:rsidR="002730DE">
        <w:rPr>
          <w:rFonts w:eastAsiaTheme="minorHAnsi"/>
        </w:rPr>
        <w:t xml:space="preserve"> [</w:t>
      </w:r>
      <w:r w:rsidR="002730DE">
        <w:t>acetochlor and S-metolachlor]</w:t>
      </w:r>
      <w:r w:rsidR="00897E56" w:rsidRPr="00292D17">
        <w:rPr>
          <w:rFonts w:eastAsiaTheme="minorHAnsi"/>
        </w:rPr>
        <w:t>, 27</w:t>
      </w:r>
      <w:r w:rsidR="002730DE">
        <w:rPr>
          <w:rFonts w:eastAsiaTheme="minorHAnsi"/>
        </w:rPr>
        <w:t xml:space="preserve"> [</w:t>
      </w:r>
      <w:r w:rsidR="002730DE" w:rsidRPr="00FD5CEE">
        <w:t>mesotrione</w:t>
      </w:r>
      <w:r w:rsidR="002730DE">
        <w:t xml:space="preserve"> and </w:t>
      </w:r>
      <w:r w:rsidR="002730DE" w:rsidRPr="00FD5CEE">
        <w:t>dimethenamid-P</w:t>
      </w:r>
      <w:r w:rsidR="002730DE">
        <w:t>]</w:t>
      </w:r>
      <w:r w:rsidR="00897E56" w:rsidRPr="00292D17">
        <w:rPr>
          <w:rFonts w:eastAsiaTheme="minorHAnsi"/>
        </w:rPr>
        <w:t>)</w:t>
      </w:r>
      <w:r w:rsidR="00897E56" w:rsidRPr="00292D17">
        <w:t xml:space="preserve"> PRE herbicides tested</w:t>
      </w:r>
      <w:r w:rsidR="00897E56" w:rsidRPr="00292D17">
        <w:rPr>
          <w:rFonts w:eastAsiaTheme="minorHAnsi"/>
        </w:rPr>
        <w:t>, except 5</w:t>
      </w:r>
      <w:r w:rsidR="002730DE">
        <w:rPr>
          <w:rFonts w:eastAsiaTheme="minorHAnsi"/>
        </w:rPr>
        <w:t xml:space="preserve"> (atrazine and simazine)</w:t>
      </w:r>
      <w:r w:rsidR="00897E56" w:rsidRPr="00292D17">
        <w:rPr>
          <w:rFonts w:eastAsiaTheme="minorHAnsi"/>
        </w:rPr>
        <w:t xml:space="preserve">, resulted in biomass reduction of at least one cover crop at 30 and 70 </w:t>
      </w:r>
      <w:r w:rsidR="00897E56" w:rsidRPr="00292D17">
        <w:t>days after treatment (DAT)</w:t>
      </w:r>
      <w:r w:rsidR="00897E56" w:rsidRPr="00292D17">
        <w:rPr>
          <w:rFonts w:eastAsiaTheme="minorHAnsi"/>
        </w:rPr>
        <w:t>.</w:t>
      </w:r>
      <w:r w:rsidR="00897E56" w:rsidRPr="00292D17">
        <w:t xml:space="preserve"> </w:t>
      </w:r>
    </w:p>
    <w:p w14:paraId="50ABFE64" w14:textId="5D360F7D" w:rsidR="00897E56" w:rsidRPr="00292D17" w:rsidRDefault="00897E56" w:rsidP="00897E56">
      <w:pPr>
        <w:pStyle w:val="ListParagraph"/>
        <w:numPr>
          <w:ilvl w:val="0"/>
          <w:numId w:val="2"/>
        </w:numPr>
        <w:spacing w:line="360" w:lineRule="auto"/>
        <w:rPr>
          <w:rFonts w:asciiTheme="minorHAnsi" w:hAnsiTheme="minorHAnsi" w:cstheme="minorBidi"/>
        </w:rPr>
      </w:pPr>
      <w:r w:rsidRPr="00292D17">
        <w:t xml:space="preserve">Annual rye and cereal rye were sensitive to treatments containing herbicide </w:t>
      </w:r>
      <w:proofErr w:type="gramStart"/>
      <w:r w:rsidRPr="00292D17">
        <w:t>group</w:t>
      </w:r>
      <w:proofErr w:type="gramEnd"/>
      <w:r w:rsidRPr="00292D17">
        <w:t xml:space="preserve"> 15 </w:t>
      </w:r>
      <w:r w:rsidR="002730DE">
        <w:t xml:space="preserve">(acetochlor and S-metolachlor) </w:t>
      </w:r>
      <w:r w:rsidRPr="00292D17">
        <w:t>but not as impacted by herbicide groups 2, 4, 5, 14, and 27 at 30 and 70 DAT.</w:t>
      </w:r>
    </w:p>
    <w:p w14:paraId="11F42180" w14:textId="118BF636" w:rsidR="00897E56" w:rsidRPr="0067194F" w:rsidRDefault="00897E56" w:rsidP="00897E56">
      <w:pPr>
        <w:pStyle w:val="ListParagraph"/>
        <w:numPr>
          <w:ilvl w:val="0"/>
          <w:numId w:val="2"/>
        </w:numPr>
        <w:spacing w:line="360" w:lineRule="auto"/>
        <w:rPr>
          <w:rFonts w:asciiTheme="minorHAnsi" w:hAnsiTheme="minorHAnsi" w:cstheme="minorBidi"/>
        </w:rPr>
      </w:pPr>
      <w:r w:rsidRPr="00292D17">
        <w:t xml:space="preserve">Radish and red clover were sensitive to herbicide groups 2, 4, and 27 whereas groups 5, 14, and 15 had minimal impact on their establishment.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7194F" w14:paraId="7B80B9B5" w14:textId="77777777" w:rsidTr="0067194F">
        <w:trPr>
          <w:jc w:val="center"/>
        </w:trPr>
        <w:tc>
          <w:tcPr>
            <w:tcW w:w="9350" w:type="dxa"/>
          </w:tcPr>
          <w:p w14:paraId="3D081E57" w14:textId="6E353FA8" w:rsidR="0067194F" w:rsidRDefault="007C6954" w:rsidP="0067194F">
            <w:pPr>
              <w:spacing w:line="360" w:lineRule="auto"/>
              <w:ind w:left="-208"/>
            </w:pPr>
            <w:r>
              <w:rPr>
                <w:noProof/>
              </w:rPr>
              <w:lastRenderedPageBreak/>
              <mc:AlternateContent>
                <mc:Choice Requires="wps">
                  <w:drawing>
                    <wp:anchor distT="0" distB="0" distL="114300" distR="114300" simplePos="0" relativeHeight="251665408" behindDoc="0" locked="0" layoutInCell="1" allowOverlap="1" wp14:anchorId="0554C869" wp14:editId="67CB85B6">
                      <wp:simplePos x="0" y="0"/>
                      <wp:positionH relativeFrom="column">
                        <wp:posOffset>4379595</wp:posOffset>
                      </wp:positionH>
                      <wp:positionV relativeFrom="paragraph">
                        <wp:posOffset>10160</wp:posOffset>
                      </wp:positionV>
                      <wp:extent cx="323850" cy="2730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323850" cy="273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58688" w14:textId="4C127BFE" w:rsidR="007C6954" w:rsidRPr="007C6954" w:rsidRDefault="007C6954" w:rsidP="007C6954">
                                  <w:pPr>
                                    <w:jc w:val="center"/>
                                    <w:rPr>
                                      <w:rFonts w:ascii="Times New Roman" w:hAnsi="Times New Roman" w:cs="Times New Roman"/>
                                      <w:color w:val="FF0000"/>
                                    </w:rPr>
                                  </w:pPr>
                                  <w:r>
                                    <w:rPr>
                                      <w:rFonts w:ascii="Times New Roman" w:hAnsi="Times New Roman" w:cs="Times New Roman"/>
                                      <w:color w:val="FF0000"/>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4C869" id="Rectangle 7" o:spid="_x0000_s1030" style="position:absolute;left:0;text-align:left;margin-left:344.85pt;margin-top:.8pt;width:25.5pt;height:2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" fillcolor="white [3212]" strokecolor="black [3213]" strokeweight="1pt">
                      <v:textbox>
                        <w:txbxContent>
                          <w:p w14:paraId="09058688" w14:textId="4C127BFE" w:rsidR="007C6954" w:rsidRPr="007C6954" w:rsidRDefault="007C6954" w:rsidP="007C6954">
                            <w:pPr>
                              <w:jc w:val="center"/>
                              <w:rPr>
                                <w:rFonts w:ascii="Times New Roman" w:hAnsi="Times New Roman" w:cs="Times New Roman"/>
                                <w:color w:val="FF0000"/>
                              </w:rPr>
                            </w:pPr>
                            <w:r>
                              <w:rPr>
                                <w:rFonts w:ascii="Times New Roman" w:hAnsi="Times New Roman" w:cs="Times New Roman"/>
                                <w:color w:val="FF0000"/>
                              </w:rPr>
                              <w:t>D</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B9DDC0B" wp14:editId="05D59108">
                      <wp:simplePos x="0" y="0"/>
                      <wp:positionH relativeFrom="column">
                        <wp:posOffset>-59055</wp:posOffset>
                      </wp:positionH>
                      <wp:positionV relativeFrom="paragraph">
                        <wp:posOffset>9525</wp:posOffset>
                      </wp:positionV>
                      <wp:extent cx="323850" cy="2730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323850" cy="273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DC95F3" w14:textId="741A5691" w:rsidR="007C6954" w:rsidRPr="007C6954" w:rsidRDefault="007C6954" w:rsidP="007C6954">
                                  <w:pPr>
                                    <w:jc w:val="center"/>
                                    <w:rPr>
                                      <w:rFonts w:ascii="Times New Roman" w:hAnsi="Times New Roman" w:cs="Times New Roman"/>
                                      <w:color w:val="FF0000"/>
                                    </w:rPr>
                                  </w:pPr>
                                  <w:r w:rsidRPr="007C6954">
                                    <w:rPr>
                                      <w:rFonts w:ascii="Times New Roman" w:hAnsi="Times New Roman" w:cs="Times New Roman"/>
                                      <w:color w:val="FF000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DDC0B" id="Rectangle 2" o:spid="_x0000_s1031" style="position:absolute;left:0;text-align:left;margin-left:-4.65pt;margin-top:.75pt;width:25.5pt;height: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" fillcolor="white [3212]" strokecolor="black [3213]" strokeweight="1pt">
                      <v:textbox>
                        <w:txbxContent>
                          <w:p w14:paraId="4ADC95F3" w14:textId="741A5691" w:rsidR="007C6954" w:rsidRPr="007C6954" w:rsidRDefault="007C6954" w:rsidP="007C6954">
                            <w:pPr>
                              <w:jc w:val="center"/>
                              <w:rPr>
                                <w:rFonts w:ascii="Times New Roman" w:hAnsi="Times New Roman" w:cs="Times New Roman"/>
                                <w:color w:val="FF0000"/>
                              </w:rPr>
                            </w:pPr>
                            <w:r w:rsidRPr="007C6954">
                              <w:rPr>
                                <w:rFonts w:ascii="Times New Roman" w:hAnsi="Times New Roman" w:cs="Times New Roman"/>
                                <w:color w:val="FF0000"/>
                              </w:rPr>
                              <w:t>A</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65C515AE" wp14:editId="6D298152">
                      <wp:simplePos x="0" y="0"/>
                      <wp:positionH relativeFrom="column">
                        <wp:posOffset>1369695</wp:posOffset>
                      </wp:positionH>
                      <wp:positionV relativeFrom="paragraph">
                        <wp:posOffset>10160</wp:posOffset>
                      </wp:positionV>
                      <wp:extent cx="323850" cy="2730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323850" cy="273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1D204F" w14:textId="74A166E1" w:rsidR="007C6954" w:rsidRPr="007C6954" w:rsidRDefault="007C6954" w:rsidP="007C6954">
                                  <w:pPr>
                                    <w:jc w:val="center"/>
                                    <w:rPr>
                                      <w:rFonts w:ascii="Times New Roman" w:hAnsi="Times New Roman" w:cs="Times New Roman"/>
                                      <w:color w:val="FF0000"/>
                                    </w:rPr>
                                  </w:pPr>
                                  <w:r>
                                    <w:rPr>
                                      <w:rFonts w:ascii="Times New Roman" w:hAnsi="Times New Roman" w:cs="Times New Roman"/>
                                      <w:color w:val="FF0000"/>
                                    </w:rPr>
                                    <w:t>Bb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515AE" id="Rectangle 5" o:spid="_x0000_s1032" style="position:absolute;left:0;text-align:left;margin-left:107.85pt;margin-top:.8pt;width:25.5pt;height: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" fillcolor="white [3212]" strokecolor="black [3213]" strokeweight="1pt">
                      <v:textbox>
                        <w:txbxContent>
                          <w:p w14:paraId="6C1D204F" w14:textId="74A166E1" w:rsidR="007C6954" w:rsidRPr="007C6954" w:rsidRDefault="007C6954" w:rsidP="007C6954">
                            <w:pPr>
                              <w:jc w:val="center"/>
                              <w:rPr>
                                <w:rFonts w:ascii="Times New Roman" w:hAnsi="Times New Roman" w:cs="Times New Roman"/>
                                <w:color w:val="FF0000"/>
                              </w:rPr>
                            </w:pPr>
                            <w:r>
                              <w:rPr>
                                <w:rFonts w:ascii="Times New Roman" w:hAnsi="Times New Roman" w:cs="Times New Roman"/>
                                <w:color w:val="FF0000"/>
                              </w:rPr>
                              <w:t>Bb</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241BB3D1" wp14:editId="6C532770">
                      <wp:simplePos x="0" y="0"/>
                      <wp:positionH relativeFrom="column">
                        <wp:posOffset>2893695</wp:posOffset>
                      </wp:positionH>
                      <wp:positionV relativeFrom="paragraph">
                        <wp:posOffset>10160</wp:posOffset>
                      </wp:positionV>
                      <wp:extent cx="323850" cy="2730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323850" cy="273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F4B2E8" w14:textId="31050F0B" w:rsidR="007C6954" w:rsidRPr="007C6954" w:rsidRDefault="007C6954" w:rsidP="007C6954">
                                  <w:pPr>
                                    <w:jc w:val="center"/>
                                    <w:rPr>
                                      <w:rFonts w:ascii="Times New Roman" w:hAnsi="Times New Roman" w:cs="Times New Roman"/>
                                      <w:color w:val="FF0000"/>
                                    </w:rPr>
                                  </w:pPr>
                                  <w:r>
                                    <w:rPr>
                                      <w:rFonts w:ascii="Times New Roman" w:hAnsi="Times New Roman" w:cs="Times New Roman"/>
                                      <w:color w:val="FF0000"/>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BB3D1" id="Rectangle 6" o:spid="_x0000_s1033" style="position:absolute;left:0;text-align:left;margin-left:227.85pt;margin-top:.8pt;width:25.5pt;height:2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" fillcolor="white [3212]" strokecolor="black [3213]" strokeweight="1pt">
                      <v:textbox>
                        <w:txbxContent>
                          <w:p w14:paraId="6EF4B2E8" w14:textId="31050F0B" w:rsidR="007C6954" w:rsidRPr="007C6954" w:rsidRDefault="007C6954" w:rsidP="007C6954">
                            <w:pPr>
                              <w:jc w:val="center"/>
                              <w:rPr>
                                <w:rFonts w:ascii="Times New Roman" w:hAnsi="Times New Roman" w:cs="Times New Roman"/>
                                <w:color w:val="FF0000"/>
                              </w:rPr>
                            </w:pPr>
                            <w:r>
                              <w:rPr>
                                <w:rFonts w:ascii="Times New Roman" w:hAnsi="Times New Roman" w:cs="Times New Roman"/>
                                <w:color w:val="FF0000"/>
                              </w:rPr>
                              <w:t>C</w:t>
                            </w:r>
                          </w:p>
                        </w:txbxContent>
                      </v:textbox>
                    </v:rect>
                  </w:pict>
                </mc:Fallback>
              </mc:AlternateContent>
            </w:r>
            <w:r w:rsidR="0067194F" w:rsidRPr="0067194F">
              <w:rPr>
                <w:noProof/>
              </w:rPr>
              <w:drawing>
                <wp:inline distT="0" distB="0" distL="0" distR="0" wp14:anchorId="486E9421" wp14:editId="32C69745">
                  <wp:extent cx="1619720" cy="1465479"/>
                  <wp:effectExtent l="13652" t="11748" r="7303" b="7302"/>
                  <wp:docPr id="8" name="Picture 7" descr="A picture containing plant, flower, vegetable&#10;&#10;Description automatically generated">
                    <a:extLst xmlns:a="http://schemas.openxmlformats.org/drawingml/2006/main">
                      <a:ext uri="{FF2B5EF4-FFF2-40B4-BE49-F238E27FC236}">
                        <a16:creationId xmlns:a16="http://schemas.microsoft.com/office/drawing/2014/main" id="{6EB90B93-3E2F-3FF3-0C6D-35A7EFA026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plant, flower, vegetable&#10;&#10;Description automatically generated">
                            <a:extLst>
                              <a:ext uri="{FF2B5EF4-FFF2-40B4-BE49-F238E27FC236}">
                                <a16:creationId xmlns:a16="http://schemas.microsoft.com/office/drawing/2014/main" id="{6EB90B93-3E2F-3FF3-0C6D-35A7EFA02624}"/>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l="22079" t="24403" r="42585" b="32970"/>
                          <a:stretch/>
                        </pic:blipFill>
                        <pic:spPr>
                          <a:xfrm rot="5400000">
                            <a:off x="0" y="0"/>
                            <a:ext cx="1665045" cy="1506488"/>
                          </a:xfrm>
                          <a:prstGeom prst="rect">
                            <a:avLst/>
                          </a:prstGeom>
                          <a:ln>
                            <a:solidFill>
                              <a:schemeClr val="tx1"/>
                            </a:solidFill>
                          </a:ln>
                        </pic:spPr>
                      </pic:pic>
                    </a:graphicData>
                  </a:graphic>
                </wp:inline>
              </w:drawing>
            </w:r>
            <w:r w:rsidR="0067194F" w:rsidRPr="0067194F">
              <w:rPr>
                <w:noProof/>
              </w:rPr>
              <w:drawing>
                <wp:inline distT="0" distB="0" distL="0" distR="0" wp14:anchorId="3DA86D0C" wp14:editId="1E11EA7C">
                  <wp:extent cx="1498174" cy="1616538"/>
                  <wp:effectExtent l="12700" t="12700" r="13335" b="9525"/>
                  <wp:docPr id="30" name="Picture 29">
                    <a:extLst xmlns:a="http://schemas.openxmlformats.org/drawingml/2006/main">
                      <a:ext uri="{FF2B5EF4-FFF2-40B4-BE49-F238E27FC236}">
                        <a16:creationId xmlns:a16="http://schemas.microsoft.com/office/drawing/2014/main" id="{4EB94FEA-93C5-B3F2-40A2-551A67682D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4EB94FEA-93C5-B3F2-40A2-551A67682D82}"/>
                              </a:ext>
                            </a:extLst>
                          </pic:cNvPr>
                          <pic:cNvPicPr>
                            <a:picLocks noChangeAspect="1"/>
                          </pic:cNvPicPr>
                        </pic:nvPicPr>
                        <pic:blipFill rotWithShape="1">
                          <a:blip r:embed="rId18" cstate="print">
                            <a:extLst>
                              <a:ext uri="{28A0092B-C50C-407E-A947-70E740481C1C}">
                                <a14:useLocalDpi xmlns:a14="http://schemas.microsoft.com/office/drawing/2010/main" val="0"/>
                              </a:ext>
                            </a:extLst>
                          </a:blip>
                          <a:srcRect l="6212" t="16522" r="7305" b="13136"/>
                          <a:stretch/>
                        </pic:blipFill>
                        <pic:spPr>
                          <a:xfrm>
                            <a:off x="0" y="0"/>
                            <a:ext cx="1549276" cy="1671678"/>
                          </a:xfrm>
                          <a:prstGeom prst="rect">
                            <a:avLst/>
                          </a:prstGeom>
                          <a:ln>
                            <a:solidFill>
                              <a:schemeClr val="tx1"/>
                            </a:solidFill>
                          </a:ln>
                        </pic:spPr>
                      </pic:pic>
                    </a:graphicData>
                  </a:graphic>
                </wp:inline>
              </w:drawing>
            </w:r>
            <w:r w:rsidR="0067194F" w:rsidRPr="0067194F">
              <w:rPr>
                <w:noProof/>
              </w:rPr>
              <w:drawing>
                <wp:inline distT="0" distB="0" distL="0" distR="0" wp14:anchorId="65AE5D5B" wp14:editId="2A56AB15">
                  <wp:extent cx="1462501" cy="1616431"/>
                  <wp:effectExtent l="12700" t="12700" r="10795" b="9525"/>
                  <wp:docPr id="24" name="Picture 23">
                    <a:extLst xmlns:a="http://schemas.openxmlformats.org/drawingml/2006/main">
                      <a:ext uri="{FF2B5EF4-FFF2-40B4-BE49-F238E27FC236}">
                        <a16:creationId xmlns:a16="http://schemas.microsoft.com/office/drawing/2014/main" id="{400DE20D-F0B6-7D8D-3DE0-6730F08CF3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400DE20D-F0B6-7D8D-3DE0-6730F08CF379}"/>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15666" t="28615" r="35219" b="17102"/>
                          <a:stretch/>
                        </pic:blipFill>
                        <pic:spPr>
                          <a:xfrm>
                            <a:off x="0" y="0"/>
                            <a:ext cx="1497789" cy="1655433"/>
                          </a:xfrm>
                          <a:prstGeom prst="rect">
                            <a:avLst/>
                          </a:prstGeom>
                          <a:ln>
                            <a:solidFill>
                              <a:schemeClr val="tx1"/>
                            </a:solidFill>
                          </a:ln>
                        </pic:spPr>
                      </pic:pic>
                    </a:graphicData>
                  </a:graphic>
                </wp:inline>
              </w:drawing>
            </w:r>
            <w:r w:rsidR="0067194F" w:rsidRPr="0067194F">
              <w:rPr>
                <w:noProof/>
              </w:rPr>
              <w:drawing>
                <wp:inline distT="0" distB="0" distL="0" distR="0" wp14:anchorId="74E8757E" wp14:editId="05ABAC4D">
                  <wp:extent cx="1381385" cy="1607159"/>
                  <wp:effectExtent l="12700" t="12700" r="15875" b="19050"/>
                  <wp:docPr id="26" name="Picture 25">
                    <a:extLst xmlns:a="http://schemas.openxmlformats.org/drawingml/2006/main">
                      <a:ext uri="{FF2B5EF4-FFF2-40B4-BE49-F238E27FC236}">
                        <a16:creationId xmlns:a16="http://schemas.microsoft.com/office/drawing/2014/main" id="{8BC85C2B-CEAC-AB7E-B4F2-2E227F3335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8BC85C2B-CEAC-AB7E-B4F2-2E227F33359A}"/>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l="2592" t="15507" r="25538" b="21783"/>
                          <a:stretch/>
                        </pic:blipFill>
                        <pic:spPr>
                          <a:xfrm>
                            <a:off x="0" y="0"/>
                            <a:ext cx="1405239" cy="1634912"/>
                          </a:xfrm>
                          <a:prstGeom prst="rect">
                            <a:avLst/>
                          </a:prstGeom>
                          <a:ln>
                            <a:solidFill>
                              <a:schemeClr val="tx1"/>
                            </a:solidFill>
                          </a:ln>
                        </pic:spPr>
                      </pic:pic>
                    </a:graphicData>
                  </a:graphic>
                </wp:inline>
              </w:drawing>
            </w:r>
          </w:p>
        </w:tc>
      </w:tr>
    </w:tbl>
    <w:p w14:paraId="284391B4" w14:textId="107F00F8" w:rsidR="00256FFD" w:rsidRPr="00292D17" w:rsidRDefault="007C6954" w:rsidP="00256FFD">
      <w:pPr>
        <w:spacing w:line="360" w:lineRule="auto"/>
        <w:jc w:val="both"/>
        <w:rPr>
          <w:rFonts w:ascii="Times New Roman" w:hAnsi="Times New Roman" w:cs="Times New Roman"/>
        </w:rPr>
      </w:pPr>
      <w:r w:rsidRPr="007C6954">
        <w:rPr>
          <w:rFonts w:ascii="Times New Roman" w:hAnsi="Times New Roman" w:cs="Times New Roman"/>
          <w:b/>
          <w:bCs/>
        </w:rPr>
        <w:t xml:space="preserve">Figure </w:t>
      </w:r>
      <w:r w:rsidR="0033447E">
        <w:rPr>
          <w:rFonts w:ascii="Times New Roman" w:hAnsi="Times New Roman" w:cs="Times New Roman"/>
          <w:b/>
          <w:bCs/>
        </w:rPr>
        <w:t>4</w:t>
      </w:r>
      <w:r w:rsidRPr="007C6954">
        <w:rPr>
          <w:rFonts w:ascii="Times New Roman" w:hAnsi="Times New Roman" w:cs="Times New Roman"/>
          <w:b/>
          <w:bCs/>
        </w:rPr>
        <w:t>.</w:t>
      </w:r>
      <w:r w:rsidRPr="007C6954">
        <w:rPr>
          <w:rFonts w:ascii="Times New Roman" w:hAnsi="Times New Roman" w:cs="Times New Roman"/>
        </w:rPr>
        <w:t xml:space="preserve"> Injury of S-metolachlor on cereal rye (A) </w:t>
      </w:r>
      <w:r>
        <w:rPr>
          <w:rFonts w:ascii="Times New Roman" w:hAnsi="Times New Roman" w:cs="Times New Roman"/>
        </w:rPr>
        <w:t xml:space="preserve">and </w:t>
      </w:r>
      <w:r w:rsidRPr="007C6954">
        <w:rPr>
          <w:rFonts w:ascii="Times New Roman" w:hAnsi="Times New Roman" w:cs="Times New Roman"/>
        </w:rPr>
        <w:t>annual ryegrass (</w:t>
      </w:r>
      <w:r>
        <w:rPr>
          <w:rFonts w:ascii="Times New Roman" w:hAnsi="Times New Roman" w:cs="Times New Roman"/>
        </w:rPr>
        <w:t>B</w:t>
      </w:r>
      <w:r w:rsidRPr="007C6954">
        <w:rPr>
          <w:rFonts w:ascii="Times New Roman" w:hAnsi="Times New Roman" w:cs="Times New Roman"/>
        </w:rPr>
        <w:t xml:space="preserve">) and mesotrione </w:t>
      </w:r>
      <w:r>
        <w:rPr>
          <w:rFonts w:ascii="Times New Roman" w:hAnsi="Times New Roman" w:cs="Times New Roman"/>
        </w:rPr>
        <w:t xml:space="preserve">injury </w:t>
      </w:r>
      <w:r w:rsidRPr="007C6954">
        <w:rPr>
          <w:rFonts w:ascii="Times New Roman" w:hAnsi="Times New Roman" w:cs="Times New Roman"/>
        </w:rPr>
        <w:t>on radish (C) and red clover (D)</w:t>
      </w:r>
      <w:r>
        <w:rPr>
          <w:rFonts w:ascii="Times New Roman" w:hAnsi="Times New Roman" w:cs="Times New Roman"/>
        </w:rPr>
        <w:t>.</w:t>
      </w:r>
      <w:r w:rsidR="00256FFD">
        <w:rPr>
          <w:rFonts w:ascii="Times New Roman" w:hAnsi="Times New Roman" w:cs="Times New Roman"/>
        </w:rPr>
        <w:t xml:space="preserve"> </w:t>
      </w:r>
      <w:r w:rsidR="00256FFD" w:rsidRPr="00256FFD">
        <w:rPr>
          <w:rFonts w:ascii="Times New Roman" w:hAnsi="Times New Roman" w:cs="Times New Roman"/>
          <w:i/>
          <w:iCs/>
        </w:rPr>
        <w:t>Picture</w:t>
      </w:r>
      <w:r w:rsidR="00256FFD">
        <w:rPr>
          <w:rFonts w:ascii="Times New Roman" w:hAnsi="Times New Roman" w:cs="Times New Roman"/>
          <w:i/>
          <w:iCs/>
        </w:rPr>
        <w:t>s</w:t>
      </w:r>
      <w:r w:rsidR="00256FFD" w:rsidRPr="00256FFD">
        <w:rPr>
          <w:rFonts w:ascii="Times New Roman" w:hAnsi="Times New Roman" w:cs="Times New Roman"/>
          <w:i/>
          <w:iCs/>
        </w:rPr>
        <w:t xml:space="preserve"> taken by </w:t>
      </w:r>
      <w:r w:rsidR="00256FFD">
        <w:rPr>
          <w:rFonts w:ascii="Times New Roman" w:hAnsi="Times New Roman" w:cs="Times New Roman"/>
          <w:i/>
          <w:iCs/>
        </w:rPr>
        <w:t>Tatiane Severo Silva</w:t>
      </w:r>
      <w:r w:rsidR="00256FFD" w:rsidRPr="00256FFD">
        <w:rPr>
          <w:rFonts w:ascii="Times New Roman" w:hAnsi="Times New Roman" w:cs="Times New Roman"/>
          <w:i/>
          <w:iCs/>
        </w:rPr>
        <w:t xml:space="preserve"> on </w:t>
      </w:r>
      <w:r w:rsidR="00256FFD">
        <w:rPr>
          <w:rFonts w:ascii="Times New Roman" w:hAnsi="Times New Roman" w:cs="Times New Roman"/>
          <w:i/>
          <w:iCs/>
        </w:rPr>
        <w:t>09</w:t>
      </w:r>
      <w:r w:rsidR="00256FFD" w:rsidRPr="00256FFD">
        <w:rPr>
          <w:rFonts w:ascii="Times New Roman" w:hAnsi="Times New Roman" w:cs="Times New Roman"/>
          <w:i/>
          <w:iCs/>
        </w:rPr>
        <w:t>/</w:t>
      </w:r>
      <w:r w:rsidR="00256FFD">
        <w:rPr>
          <w:rFonts w:ascii="Times New Roman" w:hAnsi="Times New Roman" w:cs="Times New Roman"/>
          <w:i/>
          <w:iCs/>
        </w:rPr>
        <w:t>17</w:t>
      </w:r>
      <w:r w:rsidR="00256FFD" w:rsidRPr="00256FFD">
        <w:rPr>
          <w:rFonts w:ascii="Times New Roman" w:hAnsi="Times New Roman" w:cs="Times New Roman"/>
          <w:i/>
          <w:iCs/>
        </w:rPr>
        <w:t>/2022.</w:t>
      </w:r>
    </w:p>
    <w:p w14:paraId="15798985" w14:textId="4B483337" w:rsidR="0067194F" w:rsidRPr="0067194F" w:rsidRDefault="0067194F" w:rsidP="0067194F">
      <w:pPr>
        <w:spacing w:line="360" w:lineRule="auto"/>
      </w:pPr>
    </w:p>
    <w:p w14:paraId="5131C87E" w14:textId="6EC50D8F" w:rsidR="00543555" w:rsidRDefault="00292D17" w:rsidP="007C6954">
      <w:pPr>
        <w:spacing w:line="360" w:lineRule="auto"/>
        <w:ind w:firstLine="720"/>
        <w:jc w:val="both"/>
        <w:rPr>
          <w:rFonts w:ascii="Times New Roman" w:hAnsi="Times New Roman" w:cs="Times New Roman"/>
        </w:rPr>
      </w:pPr>
      <w:r>
        <w:rPr>
          <w:rFonts w:ascii="Times New Roman" w:hAnsi="Times New Roman" w:cs="Times New Roman"/>
        </w:rPr>
        <w:t xml:space="preserve">In </w:t>
      </w:r>
      <w:r w:rsidR="00CD3DA6">
        <w:rPr>
          <w:rFonts w:ascii="Times New Roman" w:hAnsi="Times New Roman" w:cs="Times New Roman"/>
        </w:rPr>
        <w:t>summary</w:t>
      </w:r>
      <w:r>
        <w:rPr>
          <w:rFonts w:ascii="Times New Roman" w:hAnsi="Times New Roman" w:cs="Times New Roman"/>
        </w:rPr>
        <w:t xml:space="preserve">, </w:t>
      </w:r>
      <w:r w:rsidRPr="00292D17">
        <w:rPr>
          <w:rFonts w:ascii="Times New Roman" w:hAnsi="Times New Roman" w:cs="Times New Roman"/>
        </w:rPr>
        <w:t xml:space="preserve">PRE herbicide premixes had a better overall performance in </w:t>
      </w:r>
      <w:proofErr w:type="spellStart"/>
      <w:r w:rsidRPr="00292D17">
        <w:rPr>
          <w:rFonts w:ascii="Times New Roman" w:hAnsi="Times New Roman" w:cs="Times New Roman"/>
        </w:rPr>
        <w:t>w</w:t>
      </w:r>
      <w:r w:rsidR="0033447E">
        <w:rPr>
          <w:rFonts w:ascii="Times New Roman" w:hAnsi="Times New Roman" w:cs="Times New Roman"/>
        </w:rPr>
        <w:t>aterhemp</w:t>
      </w:r>
      <w:proofErr w:type="spellEnd"/>
      <w:r w:rsidR="0033447E">
        <w:rPr>
          <w:rFonts w:ascii="Times New Roman" w:hAnsi="Times New Roman" w:cs="Times New Roman"/>
        </w:rPr>
        <w:t xml:space="preserve"> </w:t>
      </w:r>
      <w:r w:rsidRPr="00292D17">
        <w:rPr>
          <w:rFonts w:ascii="Times New Roman" w:hAnsi="Times New Roman" w:cs="Times New Roman"/>
        </w:rPr>
        <w:t xml:space="preserve">control compared to PRE with a single </w:t>
      </w:r>
      <w:proofErr w:type="gramStart"/>
      <w:r w:rsidRPr="00292D17">
        <w:rPr>
          <w:rFonts w:ascii="Times New Roman" w:hAnsi="Times New Roman" w:cs="Times New Roman"/>
        </w:rPr>
        <w:t>SOA, but</w:t>
      </w:r>
      <w:proofErr w:type="gramEnd"/>
      <w:r w:rsidRPr="00292D17">
        <w:rPr>
          <w:rFonts w:ascii="Times New Roman" w:hAnsi="Times New Roman" w:cs="Times New Roman"/>
        </w:rPr>
        <w:t xml:space="preserve"> had </w:t>
      </w:r>
      <w:r w:rsidR="00543555">
        <w:rPr>
          <w:rFonts w:ascii="Times New Roman" w:hAnsi="Times New Roman" w:cs="Times New Roman"/>
        </w:rPr>
        <w:t>greater</w:t>
      </w:r>
      <w:r w:rsidRPr="00292D17">
        <w:rPr>
          <w:rFonts w:ascii="Times New Roman" w:hAnsi="Times New Roman" w:cs="Times New Roman"/>
        </w:rPr>
        <w:t xml:space="preserve"> negative impact on cover crop</w:t>
      </w:r>
      <w:r w:rsidR="00543555">
        <w:rPr>
          <w:rFonts w:ascii="Times New Roman" w:hAnsi="Times New Roman" w:cs="Times New Roman"/>
        </w:rPr>
        <w:t xml:space="preserve"> establishment</w:t>
      </w:r>
      <w:r w:rsidRPr="00292D17">
        <w:rPr>
          <w:rFonts w:ascii="Times New Roman" w:hAnsi="Times New Roman" w:cs="Times New Roman"/>
        </w:rPr>
        <w:t>.</w:t>
      </w:r>
      <w:r>
        <w:rPr>
          <w:rFonts w:ascii="Times New Roman" w:hAnsi="Times New Roman" w:cs="Times New Roman"/>
        </w:rPr>
        <w:t xml:space="preserve"> </w:t>
      </w:r>
      <w:r w:rsidRPr="00292D17">
        <w:rPr>
          <w:rFonts w:ascii="Times New Roman" w:hAnsi="Times New Roman" w:cs="Times New Roman"/>
        </w:rPr>
        <w:t xml:space="preserve">Cereal rye was the least sensitive species to the most effective herbicides for </w:t>
      </w:r>
      <w:proofErr w:type="spellStart"/>
      <w:r w:rsidR="0080752D">
        <w:rPr>
          <w:rFonts w:ascii="Times New Roman" w:hAnsi="Times New Roman" w:cs="Times New Roman"/>
        </w:rPr>
        <w:t>waterhemp</w:t>
      </w:r>
      <w:proofErr w:type="spellEnd"/>
      <w:r w:rsidRPr="00292D17">
        <w:rPr>
          <w:rFonts w:ascii="Times New Roman" w:hAnsi="Times New Roman" w:cs="Times New Roman"/>
        </w:rPr>
        <w:t xml:space="preserve"> control, followed by radish. Red clover and annual rye were the most sensitive</w:t>
      </w:r>
      <w:r w:rsidR="0080752D">
        <w:rPr>
          <w:rFonts w:ascii="Times New Roman" w:hAnsi="Times New Roman" w:cs="Times New Roman"/>
        </w:rPr>
        <w:t xml:space="preserve"> cover crop species </w:t>
      </w:r>
      <w:r w:rsidR="0080752D" w:rsidRPr="00292D17">
        <w:rPr>
          <w:rFonts w:ascii="Times New Roman" w:hAnsi="Times New Roman" w:cs="Times New Roman"/>
        </w:rPr>
        <w:t xml:space="preserve">to the most effective herbicides for </w:t>
      </w:r>
      <w:proofErr w:type="spellStart"/>
      <w:r w:rsidR="0080752D">
        <w:rPr>
          <w:rFonts w:ascii="Times New Roman" w:hAnsi="Times New Roman" w:cs="Times New Roman"/>
        </w:rPr>
        <w:t>waterhemp</w:t>
      </w:r>
      <w:proofErr w:type="spellEnd"/>
      <w:r w:rsidR="0080752D" w:rsidRPr="00292D17">
        <w:rPr>
          <w:rFonts w:ascii="Times New Roman" w:hAnsi="Times New Roman" w:cs="Times New Roman"/>
        </w:rPr>
        <w:t xml:space="preserve"> control</w:t>
      </w:r>
      <w:r w:rsidRPr="00292D17">
        <w:rPr>
          <w:rFonts w:ascii="Times New Roman" w:hAnsi="Times New Roman" w:cs="Times New Roman"/>
        </w:rPr>
        <w:t xml:space="preserve">. </w:t>
      </w:r>
    </w:p>
    <w:p w14:paraId="225E85DA" w14:textId="77777777" w:rsidR="00B42994" w:rsidRDefault="00B42994" w:rsidP="007C6954">
      <w:pPr>
        <w:spacing w:line="360" w:lineRule="auto"/>
        <w:ind w:firstLine="720"/>
        <w:jc w:val="both"/>
        <w:rPr>
          <w:rFonts w:ascii="Times New Roman" w:hAnsi="Times New Roman" w:cs="Times New Roman"/>
        </w:rPr>
      </w:pPr>
    </w:p>
    <w:p w14:paraId="16E37F51" w14:textId="36670210" w:rsidR="00543555" w:rsidRPr="001B5FB9" w:rsidRDefault="00543555" w:rsidP="001B5FB9">
      <w:pPr>
        <w:spacing w:line="360" w:lineRule="auto"/>
        <w:ind w:firstLine="720"/>
        <w:rPr>
          <w:rFonts w:ascii="Times New Roman" w:hAnsi="Times New Roman" w:cs="Times New Roman"/>
          <w:b/>
          <w:bCs/>
          <w:u w:val="single"/>
        </w:rPr>
      </w:pPr>
      <w:r w:rsidRPr="001B5FB9">
        <w:rPr>
          <w:rFonts w:ascii="Times New Roman" w:hAnsi="Times New Roman" w:cs="Times New Roman"/>
          <w:b/>
          <w:bCs/>
          <w:u w:val="single"/>
        </w:rPr>
        <w:t>Take Home:</w:t>
      </w:r>
    </w:p>
    <w:p w14:paraId="68F8B50B" w14:textId="15A8FF49" w:rsidR="00292D17" w:rsidRDefault="002730DE" w:rsidP="00356E37">
      <w:pPr>
        <w:pStyle w:val="ListParagraph"/>
        <w:numPr>
          <w:ilvl w:val="0"/>
          <w:numId w:val="4"/>
        </w:numPr>
        <w:spacing w:line="360" w:lineRule="auto"/>
        <w:jc w:val="both"/>
      </w:pPr>
      <w:r>
        <w:t>T</w:t>
      </w:r>
      <w:r w:rsidR="00292D17" w:rsidRPr="00543555">
        <w:t xml:space="preserve">here is a potential to achieve effective residual waterhemp control while also interseeding or overseeding cover crops into corn. However, it requires careful planning and management. For instance, cover crops species </w:t>
      </w:r>
      <w:proofErr w:type="spellStart"/>
      <w:r w:rsidR="00292D17" w:rsidRPr="00543555">
        <w:t>interseeded</w:t>
      </w:r>
      <w:proofErr w:type="spellEnd"/>
      <w:r w:rsidR="00292D17" w:rsidRPr="00543555">
        <w:t xml:space="preserve"> or overseeded into corn should be carefully selected depending on the residual PRE herbicide applied.</w:t>
      </w:r>
      <w:r w:rsidR="00450081" w:rsidRPr="00543555">
        <w:t xml:space="preserve"> </w:t>
      </w:r>
    </w:p>
    <w:p w14:paraId="4DB313DF" w14:textId="49A5B0E3" w:rsidR="002730DE" w:rsidRPr="002730DE" w:rsidRDefault="002730DE" w:rsidP="002730DE">
      <w:pPr>
        <w:pStyle w:val="ListParagraph"/>
        <w:numPr>
          <w:ilvl w:val="0"/>
          <w:numId w:val="4"/>
        </w:numPr>
        <w:spacing w:line="360" w:lineRule="auto"/>
      </w:pPr>
      <w:r w:rsidRPr="002730DE">
        <w:t xml:space="preserve">Cereal rye was the least sensitive species to the most effective herbicides for </w:t>
      </w:r>
      <w:proofErr w:type="spellStart"/>
      <w:r w:rsidRPr="002730DE">
        <w:t>w</w:t>
      </w:r>
      <w:r>
        <w:t>aterhemp</w:t>
      </w:r>
      <w:proofErr w:type="spellEnd"/>
      <w:r w:rsidRPr="002730DE">
        <w:t xml:space="preserve"> control, followed by radish. Red clover and annual rye were the most sensitive</w:t>
      </w:r>
      <w:r w:rsidR="0002623E" w:rsidRPr="002730DE">
        <w:t xml:space="preserve"> species to the most effective herbicides for </w:t>
      </w:r>
      <w:proofErr w:type="spellStart"/>
      <w:r w:rsidR="0002623E" w:rsidRPr="002730DE">
        <w:t>w</w:t>
      </w:r>
      <w:r w:rsidR="0002623E">
        <w:t>aterhemp</w:t>
      </w:r>
      <w:proofErr w:type="spellEnd"/>
      <w:r w:rsidR="0002623E" w:rsidRPr="002730DE">
        <w:t xml:space="preserve"> control</w:t>
      </w:r>
      <w:r w:rsidRPr="002730DE">
        <w:t xml:space="preserve">. </w:t>
      </w:r>
    </w:p>
    <w:p w14:paraId="50001D25" w14:textId="26DAF300" w:rsidR="00B42994" w:rsidRDefault="002730DE" w:rsidP="00097257">
      <w:pPr>
        <w:pStyle w:val="ListParagraph"/>
        <w:numPr>
          <w:ilvl w:val="0"/>
          <w:numId w:val="4"/>
        </w:numPr>
        <w:spacing w:line="360" w:lineRule="auto"/>
        <w:jc w:val="both"/>
      </w:pPr>
      <w:r w:rsidRPr="002730DE">
        <w:t>Th</w:t>
      </w:r>
      <w:r>
        <w:t>is</w:t>
      </w:r>
      <w:r w:rsidRPr="002730DE">
        <w:t xml:space="preserve"> research results focus on </w:t>
      </w:r>
      <w:proofErr w:type="gramStart"/>
      <w:r w:rsidRPr="002730DE">
        <w:t>cover</w:t>
      </w:r>
      <w:proofErr w:type="gramEnd"/>
      <w:r w:rsidRPr="002730DE">
        <w:t xml:space="preserve"> crops grown for conservation purposes, not for </w:t>
      </w:r>
      <w:r w:rsidR="0002623E">
        <w:t>feed</w:t>
      </w:r>
      <w:r>
        <w:t>. Therefore,</w:t>
      </w:r>
      <w:r w:rsidRPr="002730DE">
        <w:t xml:space="preserve"> farmers should consult both the research data and plant-back intervals (PBIs) when considering crops for </w:t>
      </w:r>
      <w:r w:rsidR="0002623E">
        <w:t>animal</w:t>
      </w:r>
      <w:r w:rsidRPr="002730DE">
        <w:t xml:space="preserve"> consumption.</w:t>
      </w:r>
    </w:p>
    <w:p w14:paraId="46FB9CC0" w14:textId="77777777" w:rsidR="002730DE" w:rsidRDefault="002730DE" w:rsidP="002730DE">
      <w:pPr>
        <w:spacing w:line="360" w:lineRule="auto"/>
        <w:jc w:val="both"/>
      </w:pPr>
    </w:p>
    <w:p w14:paraId="67CA4621" w14:textId="21EFEE7D" w:rsidR="002E6465" w:rsidRPr="002730DE" w:rsidRDefault="00A520A3" w:rsidP="002730DE">
      <w:pPr>
        <w:spacing w:line="360" w:lineRule="auto"/>
        <w:jc w:val="both"/>
        <w:rPr>
          <w:rFonts w:ascii="Times New Roman" w:hAnsi="Times New Roman" w:cs="Times New Roman"/>
        </w:rPr>
      </w:pPr>
      <w:r w:rsidRPr="002730DE">
        <w:rPr>
          <w:rFonts w:ascii="Times New Roman" w:hAnsi="Times New Roman" w:cs="Times New Roman"/>
        </w:rPr>
        <w:t xml:space="preserve">Moving forward, </w:t>
      </w:r>
      <w:r w:rsidR="00933587" w:rsidRPr="002730DE">
        <w:rPr>
          <w:rFonts w:ascii="Times New Roman" w:hAnsi="Times New Roman" w:cs="Times New Roman"/>
        </w:rPr>
        <w:t xml:space="preserve">we intend to </w:t>
      </w:r>
      <w:r w:rsidR="00CA3F0F" w:rsidRPr="002730DE">
        <w:rPr>
          <w:rFonts w:ascii="Times New Roman" w:hAnsi="Times New Roman" w:cs="Times New Roman"/>
        </w:rPr>
        <w:t>conduct</w:t>
      </w:r>
      <w:r w:rsidR="00D14135" w:rsidRPr="002730DE">
        <w:rPr>
          <w:rFonts w:ascii="Times New Roman" w:hAnsi="Times New Roman" w:cs="Times New Roman"/>
        </w:rPr>
        <w:t xml:space="preserve"> </w:t>
      </w:r>
      <w:r w:rsidR="00020689" w:rsidRPr="002730DE">
        <w:rPr>
          <w:rFonts w:ascii="Times New Roman" w:hAnsi="Times New Roman" w:cs="Times New Roman"/>
        </w:rPr>
        <w:t>field experiments</w:t>
      </w:r>
      <w:r w:rsidR="00933587" w:rsidRPr="002730DE">
        <w:rPr>
          <w:rFonts w:ascii="Times New Roman" w:hAnsi="Times New Roman" w:cs="Times New Roman"/>
        </w:rPr>
        <w:t xml:space="preserve"> to further validate our findings</w:t>
      </w:r>
      <w:r w:rsidR="00D14135" w:rsidRPr="002730DE">
        <w:rPr>
          <w:rFonts w:ascii="Times New Roman" w:hAnsi="Times New Roman" w:cs="Times New Roman"/>
        </w:rPr>
        <w:t xml:space="preserve"> and </w:t>
      </w:r>
      <w:r w:rsidR="0002623E">
        <w:rPr>
          <w:rFonts w:ascii="Times New Roman" w:hAnsi="Times New Roman" w:cs="Times New Roman"/>
        </w:rPr>
        <w:t xml:space="preserve">improve our </w:t>
      </w:r>
      <w:r w:rsidR="00D14135" w:rsidRPr="002730DE">
        <w:rPr>
          <w:rFonts w:ascii="Times New Roman" w:hAnsi="Times New Roman" w:cs="Times New Roman"/>
        </w:rPr>
        <w:t>herbicide selection</w:t>
      </w:r>
      <w:r w:rsidR="0002623E">
        <w:rPr>
          <w:rFonts w:ascii="Times New Roman" w:hAnsi="Times New Roman" w:cs="Times New Roman"/>
        </w:rPr>
        <w:t xml:space="preserve"> recommendations</w:t>
      </w:r>
      <w:r w:rsidR="00933587" w:rsidRPr="002730DE">
        <w:rPr>
          <w:rFonts w:ascii="Times New Roman" w:hAnsi="Times New Roman" w:cs="Times New Roman"/>
        </w:rPr>
        <w:t>.</w:t>
      </w:r>
      <w:r w:rsidR="00D14135" w:rsidRPr="002730DE">
        <w:rPr>
          <w:rFonts w:ascii="Times New Roman" w:hAnsi="Times New Roman" w:cs="Times New Roman"/>
        </w:rPr>
        <w:t xml:space="preserve"> There is still a lot to be learn</w:t>
      </w:r>
      <w:r w:rsidR="00543555" w:rsidRPr="002730DE">
        <w:rPr>
          <w:rFonts w:ascii="Times New Roman" w:hAnsi="Times New Roman" w:cs="Times New Roman"/>
        </w:rPr>
        <w:t>ed</w:t>
      </w:r>
      <w:r w:rsidR="0002623E">
        <w:rPr>
          <w:rFonts w:ascii="Times New Roman" w:hAnsi="Times New Roman" w:cs="Times New Roman"/>
        </w:rPr>
        <w:t xml:space="preserve"> and research to </w:t>
      </w:r>
      <w:r w:rsidR="0002623E">
        <w:rPr>
          <w:rFonts w:ascii="Times New Roman" w:hAnsi="Times New Roman" w:cs="Times New Roman"/>
        </w:rPr>
        <w:lastRenderedPageBreak/>
        <w:t xml:space="preserve">be conducted </w:t>
      </w:r>
      <w:r w:rsidR="00D14135" w:rsidRPr="002730DE">
        <w:rPr>
          <w:rFonts w:ascii="Times New Roman" w:hAnsi="Times New Roman" w:cs="Times New Roman"/>
        </w:rPr>
        <w:t>in this</w:t>
      </w:r>
      <w:r w:rsidR="00450081" w:rsidRPr="002730DE">
        <w:rPr>
          <w:rFonts w:ascii="Times New Roman" w:hAnsi="Times New Roman" w:cs="Times New Roman"/>
        </w:rPr>
        <w:t xml:space="preserve"> new system</w:t>
      </w:r>
      <w:r w:rsidR="002E6465" w:rsidRPr="002730DE">
        <w:rPr>
          <w:rFonts w:ascii="Times New Roman" w:hAnsi="Times New Roman" w:cs="Times New Roman"/>
        </w:rPr>
        <w:t xml:space="preserve">. So, our goal with this </w:t>
      </w:r>
      <w:proofErr w:type="gramStart"/>
      <w:r w:rsidR="002E6465" w:rsidRPr="002730DE">
        <w:rPr>
          <w:rFonts w:ascii="Times New Roman" w:hAnsi="Times New Roman" w:cs="Times New Roman"/>
        </w:rPr>
        <w:t>article</w:t>
      </w:r>
      <w:r w:rsidR="0002623E">
        <w:rPr>
          <w:rFonts w:ascii="Times New Roman" w:hAnsi="Times New Roman" w:cs="Times New Roman"/>
        </w:rPr>
        <w:t>,</w:t>
      </w:r>
      <w:proofErr w:type="gramEnd"/>
      <w:r w:rsidR="002E6465" w:rsidRPr="002730DE">
        <w:rPr>
          <w:rFonts w:ascii="Times New Roman" w:hAnsi="Times New Roman" w:cs="Times New Roman"/>
        </w:rPr>
        <w:t xml:space="preserve"> is to share </w:t>
      </w:r>
      <w:r w:rsidR="00D14135" w:rsidRPr="002730DE">
        <w:rPr>
          <w:rFonts w:ascii="Times New Roman" w:hAnsi="Times New Roman" w:cs="Times New Roman"/>
        </w:rPr>
        <w:t xml:space="preserve">that </w:t>
      </w:r>
      <w:r w:rsidR="0080752D">
        <w:rPr>
          <w:rFonts w:ascii="Times New Roman" w:hAnsi="Times New Roman" w:cs="Times New Roman"/>
        </w:rPr>
        <w:t xml:space="preserve">it </w:t>
      </w:r>
      <w:r w:rsidR="00D14135" w:rsidRPr="002730DE">
        <w:rPr>
          <w:rFonts w:ascii="Times New Roman" w:hAnsi="Times New Roman" w:cs="Times New Roman"/>
        </w:rPr>
        <w:t>can be challenging, but we also have options</w:t>
      </w:r>
      <w:r w:rsidR="007B7EC7" w:rsidRPr="002730DE">
        <w:rPr>
          <w:rFonts w:ascii="Times New Roman" w:hAnsi="Times New Roman" w:cs="Times New Roman"/>
        </w:rPr>
        <w:t xml:space="preserve"> for farmers and practitioners interested in this new </w:t>
      </w:r>
      <w:r w:rsidR="0002623E">
        <w:rPr>
          <w:rFonts w:ascii="Times New Roman" w:hAnsi="Times New Roman" w:cs="Times New Roman"/>
        </w:rPr>
        <w:t>cover crop-</w:t>
      </w:r>
      <w:r w:rsidR="007B7EC7" w:rsidRPr="002730DE">
        <w:rPr>
          <w:rFonts w:ascii="Times New Roman" w:hAnsi="Times New Roman" w:cs="Times New Roman"/>
        </w:rPr>
        <w:t>corn management system</w:t>
      </w:r>
      <w:r w:rsidR="002E6465" w:rsidRPr="002730DE">
        <w:rPr>
          <w:rFonts w:ascii="Times New Roman" w:hAnsi="Times New Roman" w:cs="Times New Roman"/>
        </w:rPr>
        <w:t>.</w:t>
      </w:r>
      <w:r w:rsidR="007B7EC7" w:rsidRPr="002730DE">
        <w:rPr>
          <w:rFonts w:ascii="Times New Roman" w:hAnsi="Times New Roman" w:cs="Times New Roman"/>
        </w:rPr>
        <w:t xml:space="preserve"> Stay tuned for additional information regarding this topic!</w:t>
      </w:r>
      <w:r w:rsidR="002E6465" w:rsidRPr="002730DE">
        <w:rPr>
          <w:rFonts w:ascii="Times New Roman" w:hAnsi="Times New Roman" w:cs="Times New Roman"/>
        </w:rPr>
        <w:t xml:space="preserve"> </w:t>
      </w:r>
    </w:p>
    <w:p w14:paraId="5A5FB91C" w14:textId="77777777" w:rsidR="00450081" w:rsidRPr="00292D17" w:rsidRDefault="00450081" w:rsidP="00450081">
      <w:pPr>
        <w:spacing w:line="360" w:lineRule="auto"/>
        <w:ind w:firstLine="720"/>
        <w:jc w:val="both"/>
        <w:rPr>
          <w:rFonts w:ascii="Times New Roman" w:hAnsi="Times New Roman" w:cs="Times New Roman"/>
        </w:rPr>
      </w:pPr>
    </w:p>
    <w:p w14:paraId="14ECF4B8" w14:textId="54414A2B" w:rsidR="00AA02D0" w:rsidRPr="00292D17" w:rsidRDefault="004E525C" w:rsidP="001B5FB9">
      <w:pPr>
        <w:spacing w:line="360" w:lineRule="auto"/>
        <w:rPr>
          <w:rFonts w:ascii="Times New Roman" w:hAnsi="Times New Roman" w:cs="Times New Roman"/>
          <w:b/>
          <w:bCs/>
        </w:rPr>
      </w:pPr>
      <w:r w:rsidRPr="00292D17">
        <w:rPr>
          <w:rFonts w:ascii="Times New Roman" w:hAnsi="Times New Roman" w:cs="Times New Roman"/>
        </w:rPr>
        <w:t xml:space="preserve">The research reported herein was led by Tatiane Severo Silva (PhD). Click here </w:t>
      </w:r>
      <w:r w:rsidRPr="00292D17">
        <w:rPr>
          <w:rFonts w:ascii="Times New Roman" w:hAnsi="Times New Roman" w:cs="Times New Roman"/>
          <w:highlight w:val="yellow"/>
        </w:rPr>
        <w:t>(ADD LINK)</w:t>
      </w:r>
      <w:r w:rsidRPr="00292D17">
        <w:rPr>
          <w:rFonts w:ascii="Times New Roman" w:hAnsi="Times New Roman" w:cs="Times New Roman"/>
        </w:rPr>
        <w:t xml:space="preserve"> to see Silva’s slides presented during the 2022 North Central Weed Science Society Meetings (December 2022) in St. Louis, MO. </w:t>
      </w:r>
      <w:r w:rsidR="00BC10D4">
        <w:rPr>
          <w:rFonts w:ascii="Times New Roman" w:hAnsi="Times New Roman" w:cs="Times New Roman"/>
        </w:rPr>
        <w:t xml:space="preserve">Silva also presented a video </w:t>
      </w:r>
      <w:r w:rsidR="00AA02D0">
        <w:rPr>
          <w:rFonts w:ascii="Times New Roman" w:hAnsi="Times New Roman" w:cs="Times New Roman"/>
        </w:rPr>
        <w:t>(</w:t>
      </w:r>
      <w:r w:rsidR="00AA02D0" w:rsidRPr="00292D17">
        <w:rPr>
          <w:rFonts w:ascii="Times New Roman" w:hAnsi="Times New Roman" w:cs="Times New Roman"/>
          <w:b/>
          <w:bCs/>
        </w:rPr>
        <w:t xml:space="preserve">Concerned about herbicide carryover with </w:t>
      </w:r>
      <w:proofErr w:type="spellStart"/>
      <w:r w:rsidR="00AA02D0" w:rsidRPr="00292D17">
        <w:rPr>
          <w:rFonts w:ascii="Times New Roman" w:hAnsi="Times New Roman" w:cs="Times New Roman"/>
          <w:b/>
          <w:bCs/>
        </w:rPr>
        <w:t>interseeded</w:t>
      </w:r>
      <w:proofErr w:type="spellEnd"/>
      <w:r w:rsidR="00AA02D0" w:rsidRPr="00292D17">
        <w:rPr>
          <w:rFonts w:ascii="Times New Roman" w:hAnsi="Times New Roman" w:cs="Times New Roman"/>
          <w:b/>
          <w:bCs/>
        </w:rPr>
        <w:t xml:space="preserve"> cover crops? Try a bioassay!</w:t>
      </w:r>
      <w:r w:rsidR="00AA02D0">
        <w:rPr>
          <w:rFonts w:ascii="Times New Roman" w:hAnsi="Times New Roman" w:cs="Times New Roman"/>
          <w:b/>
          <w:bCs/>
        </w:rPr>
        <w:t xml:space="preserve">) </w:t>
      </w:r>
    </w:p>
    <w:p w14:paraId="11C33622" w14:textId="5E961C85" w:rsidR="0031740C" w:rsidRPr="00292D17" w:rsidRDefault="00BC10D4" w:rsidP="00CA3F0F">
      <w:pPr>
        <w:spacing w:line="360" w:lineRule="auto"/>
        <w:jc w:val="both"/>
        <w:rPr>
          <w:rFonts w:ascii="Times New Roman" w:hAnsi="Times New Roman" w:cs="Times New Roman"/>
        </w:rPr>
      </w:pPr>
      <w:r>
        <w:rPr>
          <w:rFonts w:ascii="Times New Roman" w:hAnsi="Times New Roman" w:cs="Times New Roman"/>
        </w:rPr>
        <w:t xml:space="preserve">at the same Conference, available at </w:t>
      </w:r>
      <w:hyperlink r:id="rId21" w:history="1">
        <w:r w:rsidRPr="00BC10D4">
          <w:rPr>
            <w:rStyle w:val="Hyperlink"/>
            <w:rFonts w:ascii="Times New Roman" w:hAnsi="Times New Roman" w:cs="Times New Roman"/>
          </w:rPr>
          <w:t>https://www.youtube.com/watch?v=0cloiyRrRoU&amp;t=3s</w:t>
        </w:r>
      </w:hyperlink>
      <w:r>
        <w:rPr>
          <w:rFonts w:ascii="Times New Roman" w:hAnsi="Times New Roman" w:cs="Times New Roman"/>
        </w:rPr>
        <w:t xml:space="preserve">. </w:t>
      </w:r>
      <w:r w:rsidR="004E525C" w:rsidRPr="00292D17">
        <w:rPr>
          <w:rFonts w:ascii="Times New Roman" w:hAnsi="Times New Roman" w:cs="Times New Roman"/>
        </w:rPr>
        <w:t>Silva won first place with th</w:t>
      </w:r>
      <w:r>
        <w:rPr>
          <w:rFonts w:ascii="Times New Roman" w:hAnsi="Times New Roman" w:cs="Times New Roman"/>
        </w:rPr>
        <w:t>ese</w:t>
      </w:r>
      <w:r w:rsidR="004E525C" w:rsidRPr="00292D17">
        <w:rPr>
          <w:rFonts w:ascii="Times New Roman" w:hAnsi="Times New Roman" w:cs="Times New Roman"/>
        </w:rPr>
        <w:t xml:space="preserve"> paper </w:t>
      </w:r>
      <w:r>
        <w:rPr>
          <w:rFonts w:ascii="Times New Roman" w:hAnsi="Times New Roman" w:cs="Times New Roman"/>
        </w:rPr>
        <w:t xml:space="preserve">and video </w:t>
      </w:r>
      <w:r w:rsidR="004E525C" w:rsidRPr="00292D17">
        <w:rPr>
          <w:rFonts w:ascii="Times New Roman" w:hAnsi="Times New Roman" w:cs="Times New Roman"/>
        </w:rPr>
        <w:t>presentation</w:t>
      </w:r>
      <w:r>
        <w:rPr>
          <w:rFonts w:ascii="Times New Roman" w:hAnsi="Times New Roman" w:cs="Times New Roman"/>
        </w:rPr>
        <w:t>s</w:t>
      </w:r>
      <w:r w:rsidR="004E525C" w:rsidRPr="00292D17">
        <w:rPr>
          <w:rFonts w:ascii="Times New Roman" w:hAnsi="Times New Roman" w:cs="Times New Roman"/>
        </w:rPr>
        <w:t xml:space="preserve"> (congrats Tati!).</w:t>
      </w:r>
    </w:p>
    <w:p w14:paraId="0D255DC1" w14:textId="77777777" w:rsidR="004E525C" w:rsidRPr="00292D17" w:rsidRDefault="004E525C">
      <w:pPr>
        <w:rPr>
          <w:rFonts w:ascii="Times New Roman" w:hAnsi="Times New Roman" w:cs="Times New Roman"/>
          <w:b/>
          <w:bCs/>
        </w:rPr>
      </w:pPr>
    </w:p>
    <w:p w14:paraId="453EEFA5" w14:textId="7A5E4260" w:rsidR="00531B38" w:rsidRPr="00292D17" w:rsidRDefault="00F667D9">
      <w:pPr>
        <w:rPr>
          <w:rFonts w:ascii="Times New Roman" w:hAnsi="Times New Roman" w:cs="Times New Roman"/>
          <w:b/>
          <w:bCs/>
        </w:rPr>
      </w:pPr>
      <w:r w:rsidRPr="00292D17">
        <w:rPr>
          <w:rFonts w:ascii="Times New Roman" w:hAnsi="Times New Roman" w:cs="Times New Roman"/>
          <w:b/>
          <w:bCs/>
        </w:rPr>
        <w:t>Additional resources</w:t>
      </w:r>
    </w:p>
    <w:p w14:paraId="75DDF190" w14:textId="77777777" w:rsidR="00F667D9" w:rsidRPr="00292D17" w:rsidRDefault="00F667D9" w:rsidP="00F667D9">
      <w:pPr>
        <w:rPr>
          <w:rFonts w:ascii="Times New Roman" w:hAnsi="Times New Roman" w:cs="Times New Roman"/>
          <w:b/>
          <w:bCs/>
        </w:rPr>
      </w:pPr>
    </w:p>
    <w:p w14:paraId="2EA1A771" w14:textId="266C6870" w:rsidR="00AA02D0" w:rsidRDefault="00AA02D0" w:rsidP="00F667D9">
      <w:pPr>
        <w:rPr>
          <w:rFonts w:ascii="Times New Roman" w:hAnsi="Times New Roman" w:cs="Times New Roman"/>
          <w:b/>
          <w:bCs/>
        </w:rPr>
      </w:pPr>
      <w:r w:rsidRPr="00AA02D0">
        <w:rPr>
          <w:rFonts w:ascii="Times New Roman" w:hAnsi="Times New Roman" w:cs="Times New Roman"/>
          <w:b/>
          <w:bCs/>
        </w:rPr>
        <w:t>Interseeding Cover Crops</w:t>
      </w:r>
      <w:r>
        <w:rPr>
          <w:rFonts w:ascii="Times New Roman" w:hAnsi="Times New Roman" w:cs="Times New Roman"/>
          <w:b/>
          <w:bCs/>
        </w:rPr>
        <w:t xml:space="preserve"> (</w:t>
      </w:r>
      <w:r w:rsidR="002730DE">
        <w:rPr>
          <w:rFonts w:ascii="Times New Roman" w:hAnsi="Times New Roman" w:cs="Times New Roman"/>
          <w:b/>
          <w:bCs/>
        </w:rPr>
        <w:fldChar w:fldCharType="begin"/>
      </w:r>
      <w:ins w:id="1" w:author="TATIANE SEVERO SILVA" w:date="2023-06-12T10:43:00Z">
        <w:r w:rsidR="002730DE">
          <w:rPr>
            <w:rFonts w:ascii="Times New Roman" w:hAnsi="Times New Roman" w:cs="Times New Roman"/>
            <w:b/>
            <w:bCs/>
          </w:rPr>
          <w:instrText>HYPERLINK "</w:instrText>
        </w:r>
      </w:ins>
      <w:r w:rsidR="002730DE" w:rsidRPr="00AA02D0">
        <w:rPr>
          <w:rFonts w:ascii="Times New Roman" w:hAnsi="Times New Roman" w:cs="Times New Roman"/>
          <w:b/>
          <w:bCs/>
        </w:rPr>
        <w:instrText>https://ipcm.wisc.edu/blog/2022/06/interseeding-cover-</w:instrText>
      </w:r>
      <w:commentRangeStart w:id="2"/>
      <w:commentRangeStart w:id="3"/>
      <w:commentRangeStart w:id="4"/>
      <w:r w:rsidR="002730DE" w:rsidRPr="00AA02D0">
        <w:rPr>
          <w:rFonts w:ascii="Times New Roman" w:hAnsi="Times New Roman" w:cs="Times New Roman"/>
          <w:b/>
          <w:bCs/>
        </w:rPr>
        <w:instrText>crops</w:instrText>
      </w:r>
      <w:commentRangeEnd w:id="2"/>
      <w:r w:rsidR="002730DE">
        <w:rPr>
          <w:rStyle w:val="CommentReference"/>
        </w:rPr>
        <w:commentReference w:id="2"/>
      </w:r>
      <w:commentRangeEnd w:id="3"/>
      <w:r w:rsidR="002730DE">
        <w:rPr>
          <w:rStyle w:val="CommentReference"/>
        </w:rPr>
        <w:commentReference w:id="3"/>
      </w:r>
      <w:commentRangeEnd w:id="4"/>
      <w:r w:rsidR="002730DE">
        <w:rPr>
          <w:rStyle w:val="CommentReference"/>
        </w:rPr>
        <w:commentReference w:id="4"/>
      </w:r>
      <w:r w:rsidR="002730DE" w:rsidRPr="00AA02D0">
        <w:rPr>
          <w:rFonts w:ascii="Times New Roman" w:hAnsi="Times New Roman" w:cs="Times New Roman"/>
          <w:b/>
          <w:bCs/>
        </w:rPr>
        <w:instrText>/</w:instrText>
      </w:r>
      <w:ins w:id="5" w:author="TATIANE SEVERO SILVA" w:date="2023-06-12T10:43:00Z">
        <w:r w:rsidR="002730DE">
          <w:rPr>
            <w:rFonts w:ascii="Times New Roman" w:hAnsi="Times New Roman" w:cs="Times New Roman"/>
            <w:b/>
            <w:bCs/>
          </w:rPr>
          <w:instrText>"</w:instrText>
        </w:r>
      </w:ins>
      <w:r w:rsidR="002730DE">
        <w:rPr>
          <w:rFonts w:ascii="Times New Roman" w:hAnsi="Times New Roman" w:cs="Times New Roman"/>
          <w:b/>
          <w:bCs/>
        </w:rPr>
      </w:r>
      <w:r w:rsidR="002730DE">
        <w:rPr>
          <w:rFonts w:ascii="Times New Roman" w:hAnsi="Times New Roman" w:cs="Times New Roman"/>
          <w:b/>
          <w:bCs/>
        </w:rPr>
        <w:fldChar w:fldCharType="separate"/>
      </w:r>
      <w:r w:rsidR="002730DE" w:rsidRPr="00C56C76">
        <w:rPr>
          <w:rStyle w:val="Hyperlink"/>
          <w:rFonts w:ascii="Times New Roman" w:hAnsi="Times New Roman" w:cs="Times New Roman"/>
          <w:b/>
          <w:bCs/>
        </w:rPr>
        <w:t>https://ipcm.wisc.edu/blog/2022/06/interseeding-cover-</w:t>
      </w:r>
      <w:commentRangeStart w:id="6"/>
      <w:commentRangeStart w:id="7"/>
      <w:r w:rsidR="002730DE" w:rsidRPr="00C56C76">
        <w:rPr>
          <w:rStyle w:val="Hyperlink"/>
          <w:rFonts w:ascii="Times New Roman" w:hAnsi="Times New Roman" w:cs="Times New Roman"/>
          <w:b/>
          <w:bCs/>
        </w:rPr>
        <w:t>crops</w:t>
      </w:r>
      <w:commentRangeEnd w:id="6"/>
      <w:r w:rsidR="002730DE" w:rsidRPr="00C56C76">
        <w:rPr>
          <w:rStyle w:val="Hyperlink"/>
          <w:sz w:val="16"/>
          <w:szCs w:val="16"/>
        </w:rPr>
        <w:commentReference w:id="6"/>
      </w:r>
      <w:commentRangeEnd w:id="7"/>
      <w:r w:rsidR="002730DE" w:rsidRPr="00C56C76">
        <w:rPr>
          <w:rStyle w:val="Hyperlink"/>
          <w:sz w:val="16"/>
          <w:szCs w:val="16"/>
        </w:rPr>
        <w:commentReference w:id="7"/>
      </w:r>
      <w:r w:rsidR="002730DE" w:rsidRPr="00C56C76">
        <w:rPr>
          <w:rStyle w:val="Hyperlink"/>
          <w:rFonts w:ascii="Times New Roman" w:hAnsi="Times New Roman" w:cs="Times New Roman"/>
          <w:b/>
          <w:bCs/>
        </w:rPr>
        <w:t>/</w:t>
      </w:r>
      <w:r w:rsidR="002730DE">
        <w:rPr>
          <w:rFonts w:ascii="Times New Roman" w:hAnsi="Times New Roman" w:cs="Times New Roman"/>
          <w:b/>
          <w:bCs/>
        </w:rPr>
        <w:fldChar w:fldCharType="end"/>
      </w:r>
      <w:r>
        <w:rPr>
          <w:rFonts w:ascii="Times New Roman" w:hAnsi="Times New Roman" w:cs="Times New Roman"/>
          <w:b/>
          <w:bCs/>
        </w:rPr>
        <w:t>)</w:t>
      </w:r>
    </w:p>
    <w:p w14:paraId="283ABB9B" w14:textId="77777777" w:rsidR="002730DE" w:rsidRDefault="002730DE" w:rsidP="00F667D9">
      <w:pPr>
        <w:rPr>
          <w:rFonts w:ascii="Times New Roman" w:hAnsi="Times New Roman" w:cs="Times New Roman"/>
          <w:b/>
          <w:bCs/>
        </w:rPr>
      </w:pPr>
    </w:p>
    <w:p w14:paraId="54A0A000" w14:textId="684B4B93" w:rsidR="002730DE" w:rsidRPr="002730DE" w:rsidRDefault="002730DE" w:rsidP="002730DE">
      <w:pPr>
        <w:rPr>
          <w:rFonts w:ascii="Times New Roman" w:hAnsi="Times New Roman" w:cs="Times New Roman"/>
          <w:b/>
          <w:bCs/>
        </w:rPr>
      </w:pPr>
      <w:r w:rsidRPr="002730DE">
        <w:rPr>
          <w:rFonts w:ascii="Times New Roman" w:hAnsi="Times New Roman" w:cs="Times New Roman"/>
          <w:b/>
          <w:bCs/>
        </w:rPr>
        <w:t xml:space="preserve">Herbicide Rotational Restrictions FOR COVER AND FORAGE CROPPING SYSTEMS </w:t>
      </w:r>
    </w:p>
    <w:p w14:paraId="3554306E" w14:textId="4885FF1C" w:rsidR="002730DE" w:rsidRDefault="002730DE" w:rsidP="00F667D9">
      <w:pPr>
        <w:rPr>
          <w:rFonts w:ascii="Times New Roman" w:hAnsi="Times New Roman" w:cs="Times New Roman"/>
          <w:b/>
          <w:bCs/>
        </w:rPr>
      </w:pPr>
      <w:r>
        <w:rPr>
          <w:rFonts w:ascii="Times New Roman" w:hAnsi="Times New Roman" w:cs="Times New Roman"/>
          <w:b/>
          <w:bCs/>
        </w:rPr>
        <w:t>(</w:t>
      </w:r>
      <w:hyperlink r:id="rId26" w:history="1">
        <w:r w:rsidRPr="00C56C76">
          <w:rPr>
            <w:rStyle w:val="Hyperlink"/>
            <w:rFonts w:ascii="Times New Roman" w:hAnsi="Times New Roman" w:cs="Times New Roman"/>
            <w:b/>
            <w:bCs/>
          </w:rPr>
          <w:t>https://ipcm.wisc.edu/wp-content/uploads/sites/54/2022/11/2019_RotationalRestrictions_final.pdf</w:t>
        </w:r>
      </w:hyperlink>
      <w:r>
        <w:rPr>
          <w:rFonts w:ascii="Times New Roman" w:hAnsi="Times New Roman" w:cs="Times New Roman"/>
          <w:b/>
          <w:bCs/>
        </w:rPr>
        <w:t>)</w:t>
      </w:r>
    </w:p>
    <w:p w14:paraId="6ADD0002" w14:textId="77777777" w:rsidR="002730DE" w:rsidRDefault="002730DE" w:rsidP="00F667D9">
      <w:pPr>
        <w:rPr>
          <w:rFonts w:ascii="Times New Roman" w:hAnsi="Times New Roman" w:cs="Times New Roman"/>
          <w:b/>
          <w:bCs/>
        </w:rPr>
      </w:pPr>
    </w:p>
    <w:p w14:paraId="1B828E74" w14:textId="427E4F3B" w:rsidR="002730DE" w:rsidRDefault="002730DE" w:rsidP="00F667D9">
      <w:pPr>
        <w:rPr>
          <w:rFonts w:ascii="Times New Roman" w:hAnsi="Times New Roman" w:cs="Times New Roman"/>
          <w:b/>
          <w:bCs/>
        </w:rPr>
      </w:pPr>
      <w:r w:rsidRPr="002730DE">
        <w:rPr>
          <w:rFonts w:ascii="Times New Roman" w:hAnsi="Times New Roman" w:cs="Times New Roman"/>
          <w:b/>
          <w:bCs/>
        </w:rPr>
        <w:t>Interseeding Cover Crops into Corn and Soybean: What We’ve Learned</w:t>
      </w:r>
      <w:r>
        <w:rPr>
          <w:rFonts w:ascii="Times New Roman" w:hAnsi="Times New Roman" w:cs="Times New Roman"/>
          <w:b/>
          <w:bCs/>
        </w:rPr>
        <w:t xml:space="preserve"> (</w:t>
      </w:r>
      <w:hyperlink r:id="rId27" w:history="1">
        <w:r w:rsidRPr="00C56C76">
          <w:rPr>
            <w:rStyle w:val="Hyperlink"/>
            <w:rFonts w:ascii="Times New Roman" w:hAnsi="Times New Roman" w:cs="Times New Roman"/>
            <w:b/>
            <w:bCs/>
          </w:rPr>
          <w:t>https://cropwatch.unl.edu/2021/interseeding-cover-crops-corn-and-soybean</w:t>
        </w:r>
      </w:hyperlink>
      <w:r>
        <w:rPr>
          <w:rFonts w:ascii="Times New Roman" w:hAnsi="Times New Roman" w:cs="Times New Roman"/>
          <w:b/>
          <w:bCs/>
        </w:rPr>
        <w:t>)</w:t>
      </w:r>
    </w:p>
    <w:p w14:paraId="25C4F023" w14:textId="77777777" w:rsidR="00AA02D0" w:rsidRDefault="00AA02D0" w:rsidP="00F667D9">
      <w:pPr>
        <w:rPr>
          <w:rFonts w:ascii="Times New Roman" w:hAnsi="Times New Roman" w:cs="Times New Roman"/>
          <w:b/>
          <w:bCs/>
        </w:rPr>
      </w:pPr>
    </w:p>
    <w:p w14:paraId="7FC14933" w14:textId="77777777" w:rsidR="00F667D9" w:rsidRPr="00292D17" w:rsidRDefault="00F667D9">
      <w:pPr>
        <w:rPr>
          <w:rFonts w:ascii="Times New Roman" w:hAnsi="Times New Roman" w:cs="Times New Roman"/>
        </w:rPr>
      </w:pPr>
    </w:p>
    <w:p w14:paraId="13573169" w14:textId="70FF81C7" w:rsidR="00811273" w:rsidRPr="00292D17" w:rsidRDefault="000065D3" w:rsidP="00256FFD">
      <w:pPr>
        <w:jc w:val="both"/>
        <w:rPr>
          <w:rFonts w:ascii="Times New Roman" w:hAnsi="Times New Roman" w:cs="Times New Roman"/>
        </w:rPr>
      </w:pPr>
      <w:r w:rsidRPr="00292D17">
        <w:rPr>
          <w:rFonts w:ascii="Times New Roman" w:hAnsi="Times New Roman" w:cs="Times New Roman"/>
        </w:rPr>
        <w:t>This article was written by Tatiane Severo Silva (PhD), Nick Arneson (Outreach Program Manager), and Rodrigo Werle (Assistant Professor). All authors are affiliated with UW-Madison.</w:t>
      </w:r>
    </w:p>
    <w:p w14:paraId="2079AC93" w14:textId="76DE397F" w:rsidR="000065D3" w:rsidRPr="00292D17" w:rsidRDefault="000065D3" w:rsidP="00256FFD">
      <w:pPr>
        <w:jc w:val="both"/>
        <w:rPr>
          <w:rFonts w:ascii="Times New Roman" w:hAnsi="Times New Roman" w:cs="Times New Roman"/>
        </w:rPr>
      </w:pPr>
    </w:p>
    <w:p w14:paraId="38F0BF06" w14:textId="0ABAEB9F" w:rsidR="008A7363" w:rsidRPr="00292D17" w:rsidRDefault="000065D3" w:rsidP="00256FFD">
      <w:pPr>
        <w:jc w:val="both"/>
        <w:rPr>
          <w:rFonts w:ascii="Times New Roman" w:hAnsi="Times New Roman" w:cs="Times New Roman"/>
        </w:rPr>
      </w:pPr>
      <w:r w:rsidRPr="00292D17">
        <w:rPr>
          <w:rFonts w:ascii="Times New Roman" w:hAnsi="Times New Roman" w:cs="Times New Roman"/>
        </w:rPr>
        <w:t xml:space="preserve">Thanks to </w:t>
      </w:r>
      <w:r w:rsidR="0002623E">
        <w:rPr>
          <w:rFonts w:ascii="Times New Roman" w:hAnsi="Times New Roman" w:cs="Times New Roman"/>
        </w:rPr>
        <w:t xml:space="preserve">Ryan </w:t>
      </w:r>
      <w:proofErr w:type="spellStart"/>
      <w:r w:rsidR="0002623E">
        <w:rPr>
          <w:rFonts w:ascii="Times New Roman" w:hAnsi="Times New Roman" w:cs="Times New Roman"/>
        </w:rPr>
        <w:t>DeWerff</w:t>
      </w:r>
      <w:proofErr w:type="spellEnd"/>
      <w:r w:rsidR="0002623E">
        <w:rPr>
          <w:rFonts w:ascii="Times New Roman" w:hAnsi="Times New Roman" w:cs="Times New Roman"/>
        </w:rPr>
        <w:t xml:space="preserve"> (Research Specialist) and Dan Smith (Outreach Specialist) for their assistance with these experiments, and </w:t>
      </w:r>
      <w:r w:rsidRPr="00292D17">
        <w:rPr>
          <w:rFonts w:ascii="Times New Roman" w:hAnsi="Times New Roman" w:cs="Times New Roman"/>
        </w:rPr>
        <w:t xml:space="preserve">the </w:t>
      </w:r>
      <w:proofErr w:type="spellStart"/>
      <w:r w:rsidRPr="00292D17">
        <w:rPr>
          <w:rFonts w:ascii="Times New Roman" w:hAnsi="Times New Roman" w:cs="Times New Roman"/>
        </w:rPr>
        <w:t>WiscWeeds</w:t>
      </w:r>
      <w:proofErr w:type="spellEnd"/>
      <w:r w:rsidRPr="00292D17">
        <w:rPr>
          <w:rFonts w:ascii="Times New Roman" w:hAnsi="Times New Roman" w:cs="Times New Roman"/>
        </w:rPr>
        <w:t xml:space="preserve"> team, Rock County Farm, and Lancaster Agricultural Research staff for </w:t>
      </w:r>
      <w:r w:rsidR="0002623E">
        <w:rPr>
          <w:rFonts w:ascii="Times New Roman" w:hAnsi="Times New Roman" w:cs="Times New Roman"/>
        </w:rPr>
        <w:t xml:space="preserve">supporting </w:t>
      </w:r>
      <w:r w:rsidRPr="00292D17">
        <w:rPr>
          <w:rFonts w:ascii="Times New Roman" w:hAnsi="Times New Roman" w:cs="Times New Roman"/>
        </w:rPr>
        <w:t>this research.</w:t>
      </w:r>
    </w:p>
    <w:sectPr w:rsidR="008A7363" w:rsidRPr="00292D17" w:rsidSect="00BB774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Rodrigo Werle" w:date="2023-05-22T15:13:00Z" w:initials="RW">
    <w:p w14:paraId="27EF6728" w14:textId="77777777" w:rsidR="002730DE" w:rsidRDefault="002730DE">
      <w:pPr>
        <w:pStyle w:val="CommentText"/>
      </w:pPr>
      <w:r>
        <w:rPr>
          <w:rStyle w:val="CommentReference"/>
        </w:rPr>
        <w:annotationRef/>
      </w:r>
      <w:r>
        <w:t xml:space="preserve">Can you please also include some of he Penn state pubs as reference? Can you please also list the NPM herbicide carryover-cover crop as reference. </w:t>
      </w:r>
    </w:p>
    <w:p w14:paraId="26553489" w14:textId="77777777" w:rsidR="002730DE" w:rsidRDefault="002730DE">
      <w:pPr>
        <w:pStyle w:val="CommentText"/>
      </w:pPr>
    </w:p>
    <w:p w14:paraId="2DCD3ECB" w14:textId="77777777" w:rsidR="002730DE" w:rsidRDefault="002730DE" w:rsidP="001E7928">
      <w:pPr>
        <w:pStyle w:val="CommentText"/>
      </w:pPr>
      <w:r>
        <w:t xml:space="preserve">We need to link your video to this article; perhaps when you explain study 2? </w:t>
      </w:r>
    </w:p>
  </w:comment>
  <w:comment w:id="3" w:author="TATIANE SEVERO SILVA" w:date="2023-06-12T10:42:00Z" w:initials="TSS">
    <w:p w14:paraId="35EEAF1D" w14:textId="77777777" w:rsidR="002730DE" w:rsidRDefault="002730DE" w:rsidP="001149C7">
      <w:r>
        <w:rPr>
          <w:rStyle w:val="CommentReference"/>
        </w:rPr>
        <w:annotationRef/>
      </w:r>
      <w:r>
        <w:rPr>
          <w:sz w:val="20"/>
          <w:szCs w:val="20"/>
        </w:rPr>
        <w:t>Done!</w:t>
      </w:r>
    </w:p>
  </w:comment>
  <w:comment w:id="4" w:author="TATIANE SEVERO SILVA" w:date="2023-06-12T11:07:00Z" w:initials="TSS">
    <w:p w14:paraId="4DA1D374" w14:textId="77777777" w:rsidR="002730DE" w:rsidRDefault="002730DE" w:rsidP="005A1EDC">
      <w:r>
        <w:rPr>
          <w:rStyle w:val="CommentReference"/>
        </w:rPr>
        <w:annotationRef/>
      </w:r>
      <w:r>
        <w:rPr>
          <w:sz w:val="20"/>
          <w:szCs w:val="20"/>
        </w:rPr>
        <w:t>For any reason I could not find the extension pubs from Penn State anymore.</w:t>
      </w:r>
    </w:p>
  </w:comment>
  <w:comment w:id="6" w:author="Rodrigo Werle" w:date="2023-05-22T15:13:00Z" w:initials="RW">
    <w:p w14:paraId="20C0BC4F" w14:textId="1C911DF4" w:rsidR="002730DE" w:rsidRDefault="002730DE">
      <w:pPr>
        <w:pStyle w:val="CommentText"/>
      </w:pPr>
      <w:r>
        <w:rPr>
          <w:rStyle w:val="CommentReference"/>
        </w:rPr>
        <w:annotationRef/>
      </w:r>
      <w:r>
        <w:t xml:space="preserve">Can you please also include some of he Penn state pubs as reference? Can you please also list the NPM herbicide carryover-cover crop as reference. </w:t>
      </w:r>
    </w:p>
    <w:p w14:paraId="1D04F533" w14:textId="77777777" w:rsidR="002730DE" w:rsidRDefault="002730DE">
      <w:pPr>
        <w:pStyle w:val="CommentText"/>
      </w:pPr>
    </w:p>
    <w:p w14:paraId="623F587A" w14:textId="77777777" w:rsidR="002730DE" w:rsidRDefault="002730DE" w:rsidP="001E7928">
      <w:pPr>
        <w:pStyle w:val="CommentText"/>
      </w:pPr>
      <w:r>
        <w:t xml:space="preserve">We need to link your video to this article; perhaps when you explain study 2? </w:t>
      </w:r>
    </w:p>
  </w:comment>
  <w:comment w:id="7" w:author="TATIANE SEVERO SILVA" w:date="2023-06-12T10:42:00Z" w:initials="TSS">
    <w:p w14:paraId="33322DF1" w14:textId="77777777" w:rsidR="002730DE" w:rsidRDefault="002730DE" w:rsidP="001149C7">
      <w:r>
        <w:rPr>
          <w:rStyle w:val="CommentReference"/>
        </w:rPr>
        <w:annotationRef/>
      </w:r>
      <w:r>
        <w:rPr>
          <w:sz w:val="20"/>
          <w:szCs w:val="20"/>
        </w:rP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CD3ECB" w15:done="0"/>
  <w15:commentEx w15:paraId="35EEAF1D" w15:paraIdParent="2DCD3ECB" w15:done="0"/>
  <w15:commentEx w15:paraId="4DA1D374" w15:paraIdParent="2DCD3ECB" w15:done="0"/>
  <w15:commentEx w15:paraId="623F587A" w15:done="0"/>
  <w15:commentEx w15:paraId="33322DF1" w15:paraIdParent="623F58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17568" w16cex:dateUtc="2023-05-22T20:13:00Z"/>
  <w16cex:commentExtensible w16cex:durableId="28317567" w16cex:dateUtc="2023-06-12T15:42:00Z"/>
  <w16cex:commentExtensible w16cex:durableId="28317B0D" w16cex:dateUtc="2023-06-12T16:07:00Z"/>
  <w16cex:commentExtensible w16cex:durableId="28160512" w16cex:dateUtc="2023-05-22T20:13:00Z"/>
  <w16cex:commentExtensible w16cex:durableId="28317526" w16cex:dateUtc="2023-06-12T15: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CD3ECB" w16cid:durableId="28317568"/>
  <w16cid:commentId w16cid:paraId="35EEAF1D" w16cid:durableId="28317567"/>
  <w16cid:commentId w16cid:paraId="4DA1D374" w16cid:durableId="28317B0D"/>
  <w16cid:commentId w16cid:paraId="623F587A" w16cid:durableId="28160512"/>
  <w16cid:commentId w16cid:paraId="33322DF1" w16cid:durableId="2831752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73E60"/>
    <w:multiLevelType w:val="hybridMultilevel"/>
    <w:tmpl w:val="736A246A"/>
    <w:lvl w:ilvl="0" w:tplc="614630C4">
      <w:start w:val="1"/>
      <w:numFmt w:val="bullet"/>
      <w:lvlText w:val="•"/>
      <w:lvlJc w:val="left"/>
      <w:pPr>
        <w:tabs>
          <w:tab w:val="num" w:pos="720"/>
        </w:tabs>
        <w:ind w:left="720" w:hanging="360"/>
      </w:pPr>
      <w:rPr>
        <w:rFonts w:ascii="Arial" w:hAnsi="Arial" w:hint="default"/>
      </w:rPr>
    </w:lvl>
    <w:lvl w:ilvl="1" w:tplc="5A56F6CC" w:tentative="1">
      <w:start w:val="1"/>
      <w:numFmt w:val="bullet"/>
      <w:lvlText w:val="•"/>
      <w:lvlJc w:val="left"/>
      <w:pPr>
        <w:tabs>
          <w:tab w:val="num" w:pos="1440"/>
        </w:tabs>
        <w:ind w:left="1440" w:hanging="360"/>
      </w:pPr>
      <w:rPr>
        <w:rFonts w:ascii="Arial" w:hAnsi="Arial" w:hint="default"/>
      </w:rPr>
    </w:lvl>
    <w:lvl w:ilvl="2" w:tplc="9B6020D6" w:tentative="1">
      <w:start w:val="1"/>
      <w:numFmt w:val="bullet"/>
      <w:lvlText w:val="•"/>
      <w:lvlJc w:val="left"/>
      <w:pPr>
        <w:tabs>
          <w:tab w:val="num" w:pos="2160"/>
        </w:tabs>
        <w:ind w:left="2160" w:hanging="360"/>
      </w:pPr>
      <w:rPr>
        <w:rFonts w:ascii="Arial" w:hAnsi="Arial" w:hint="default"/>
      </w:rPr>
    </w:lvl>
    <w:lvl w:ilvl="3" w:tplc="31421A48" w:tentative="1">
      <w:start w:val="1"/>
      <w:numFmt w:val="bullet"/>
      <w:lvlText w:val="•"/>
      <w:lvlJc w:val="left"/>
      <w:pPr>
        <w:tabs>
          <w:tab w:val="num" w:pos="2880"/>
        </w:tabs>
        <w:ind w:left="2880" w:hanging="360"/>
      </w:pPr>
      <w:rPr>
        <w:rFonts w:ascii="Arial" w:hAnsi="Arial" w:hint="default"/>
      </w:rPr>
    </w:lvl>
    <w:lvl w:ilvl="4" w:tplc="918E7648" w:tentative="1">
      <w:start w:val="1"/>
      <w:numFmt w:val="bullet"/>
      <w:lvlText w:val="•"/>
      <w:lvlJc w:val="left"/>
      <w:pPr>
        <w:tabs>
          <w:tab w:val="num" w:pos="3600"/>
        </w:tabs>
        <w:ind w:left="3600" w:hanging="360"/>
      </w:pPr>
      <w:rPr>
        <w:rFonts w:ascii="Arial" w:hAnsi="Arial" w:hint="default"/>
      </w:rPr>
    </w:lvl>
    <w:lvl w:ilvl="5" w:tplc="4D807ABA" w:tentative="1">
      <w:start w:val="1"/>
      <w:numFmt w:val="bullet"/>
      <w:lvlText w:val="•"/>
      <w:lvlJc w:val="left"/>
      <w:pPr>
        <w:tabs>
          <w:tab w:val="num" w:pos="4320"/>
        </w:tabs>
        <w:ind w:left="4320" w:hanging="360"/>
      </w:pPr>
      <w:rPr>
        <w:rFonts w:ascii="Arial" w:hAnsi="Arial" w:hint="default"/>
      </w:rPr>
    </w:lvl>
    <w:lvl w:ilvl="6" w:tplc="BEC4DFD0" w:tentative="1">
      <w:start w:val="1"/>
      <w:numFmt w:val="bullet"/>
      <w:lvlText w:val="•"/>
      <w:lvlJc w:val="left"/>
      <w:pPr>
        <w:tabs>
          <w:tab w:val="num" w:pos="5040"/>
        </w:tabs>
        <w:ind w:left="5040" w:hanging="360"/>
      </w:pPr>
      <w:rPr>
        <w:rFonts w:ascii="Arial" w:hAnsi="Arial" w:hint="default"/>
      </w:rPr>
    </w:lvl>
    <w:lvl w:ilvl="7" w:tplc="B5481188" w:tentative="1">
      <w:start w:val="1"/>
      <w:numFmt w:val="bullet"/>
      <w:lvlText w:val="•"/>
      <w:lvlJc w:val="left"/>
      <w:pPr>
        <w:tabs>
          <w:tab w:val="num" w:pos="5760"/>
        </w:tabs>
        <w:ind w:left="5760" w:hanging="360"/>
      </w:pPr>
      <w:rPr>
        <w:rFonts w:ascii="Arial" w:hAnsi="Arial" w:hint="default"/>
      </w:rPr>
    </w:lvl>
    <w:lvl w:ilvl="8" w:tplc="E230E89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51D4E93"/>
    <w:multiLevelType w:val="hybridMultilevel"/>
    <w:tmpl w:val="3A483B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99E1EF7"/>
    <w:multiLevelType w:val="multilevel"/>
    <w:tmpl w:val="324A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893A30"/>
    <w:multiLevelType w:val="hybridMultilevel"/>
    <w:tmpl w:val="03205B6C"/>
    <w:lvl w:ilvl="0" w:tplc="A63CF84A">
      <w:start w:val="1"/>
      <w:numFmt w:val="bullet"/>
      <w:lvlText w:val="•"/>
      <w:lvlJc w:val="left"/>
      <w:pPr>
        <w:tabs>
          <w:tab w:val="num" w:pos="720"/>
        </w:tabs>
        <w:ind w:left="720" w:hanging="360"/>
      </w:pPr>
      <w:rPr>
        <w:rFonts w:ascii="Arial" w:hAnsi="Arial" w:hint="default"/>
      </w:rPr>
    </w:lvl>
    <w:lvl w:ilvl="1" w:tplc="B67C349E" w:tentative="1">
      <w:start w:val="1"/>
      <w:numFmt w:val="bullet"/>
      <w:lvlText w:val="•"/>
      <w:lvlJc w:val="left"/>
      <w:pPr>
        <w:tabs>
          <w:tab w:val="num" w:pos="1440"/>
        </w:tabs>
        <w:ind w:left="1440" w:hanging="360"/>
      </w:pPr>
      <w:rPr>
        <w:rFonts w:ascii="Arial" w:hAnsi="Arial" w:hint="default"/>
      </w:rPr>
    </w:lvl>
    <w:lvl w:ilvl="2" w:tplc="FDBA8716" w:tentative="1">
      <w:start w:val="1"/>
      <w:numFmt w:val="bullet"/>
      <w:lvlText w:val="•"/>
      <w:lvlJc w:val="left"/>
      <w:pPr>
        <w:tabs>
          <w:tab w:val="num" w:pos="2160"/>
        </w:tabs>
        <w:ind w:left="2160" w:hanging="360"/>
      </w:pPr>
      <w:rPr>
        <w:rFonts w:ascii="Arial" w:hAnsi="Arial" w:hint="default"/>
      </w:rPr>
    </w:lvl>
    <w:lvl w:ilvl="3" w:tplc="B62E9F32" w:tentative="1">
      <w:start w:val="1"/>
      <w:numFmt w:val="bullet"/>
      <w:lvlText w:val="•"/>
      <w:lvlJc w:val="left"/>
      <w:pPr>
        <w:tabs>
          <w:tab w:val="num" w:pos="2880"/>
        </w:tabs>
        <w:ind w:left="2880" w:hanging="360"/>
      </w:pPr>
      <w:rPr>
        <w:rFonts w:ascii="Arial" w:hAnsi="Arial" w:hint="default"/>
      </w:rPr>
    </w:lvl>
    <w:lvl w:ilvl="4" w:tplc="C7D6E012" w:tentative="1">
      <w:start w:val="1"/>
      <w:numFmt w:val="bullet"/>
      <w:lvlText w:val="•"/>
      <w:lvlJc w:val="left"/>
      <w:pPr>
        <w:tabs>
          <w:tab w:val="num" w:pos="3600"/>
        </w:tabs>
        <w:ind w:left="3600" w:hanging="360"/>
      </w:pPr>
      <w:rPr>
        <w:rFonts w:ascii="Arial" w:hAnsi="Arial" w:hint="default"/>
      </w:rPr>
    </w:lvl>
    <w:lvl w:ilvl="5" w:tplc="A39C2BF6" w:tentative="1">
      <w:start w:val="1"/>
      <w:numFmt w:val="bullet"/>
      <w:lvlText w:val="•"/>
      <w:lvlJc w:val="left"/>
      <w:pPr>
        <w:tabs>
          <w:tab w:val="num" w:pos="4320"/>
        </w:tabs>
        <w:ind w:left="4320" w:hanging="360"/>
      </w:pPr>
      <w:rPr>
        <w:rFonts w:ascii="Arial" w:hAnsi="Arial" w:hint="default"/>
      </w:rPr>
    </w:lvl>
    <w:lvl w:ilvl="6" w:tplc="C6042318" w:tentative="1">
      <w:start w:val="1"/>
      <w:numFmt w:val="bullet"/>
      <w:lvlText w:val="•"/>
      <w:lvlJc w:val="left"/>
      <w:pPr>
        <w:tabs>
          <w:tab w:val="num" w:pos="5040"/>
        </w:tabs>
        <w:ind w:left="5040" w:hanging="360"/>
      </w:pPr>
      <w:rPr>
        <w:rFonts w:ascii="Arial" w:hAnsi="Arial" w:hint="default"/>
      </w:rPr>
    </w:lvl>
    <w:lvl w:ilvl="7" w:tplc="9A06531C" w:tentative="1">
      <w:start w:val="1"/>
      <w:numFmt w:val="bullet"/>
      <w:lvlText w:val="•"/>
      <w:lvlJc w:val="left"/>
      <w:pPr>
        <w:tabs>
          <w:tab w:val="num" w:pos="5760"/>
        </w:tabs>
        <w:ind w:left="5760" w:hanging="360"/>
      </w:pPr>
      <w:rPr>
        <w:rFonts w:ascii="Arial" w:hAnsi="Arial" w:hint="default"/>
      </w:rPr>
    </w:lvl>
    <w:lvl w:ilvl="8" w:tplc="CA000CF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41A263C"/>
    <w:multiLevelType w:val="hybridMultilevel"/>
    <w:tmpl w:val="03040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2339388">
    <w:abstractNumId w:val="0"/>
  </w:num>
  <w:num w:numId="2" w16cid:durableId="1902327349">
    <w:abstractNumId w:val="4"/>
  </w:num>
  <w:num w:numId="3" w16cid:durableId="1289363337">
    <w:abstractNumId w:val="2"/>
  </w:num>
  <w:num w:numId="4" w16cid:durableId="873687128">
    <w:abstractNumId w:val="1"/>
  </w:num>
  <w:num w:numId="5" w16cid:durableId="51808203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TIANE SEVERO SILVA">
    <w15:presenceInfo w15:providerId="AD" w15:userId="S::severosilva@wisc.edu::2afe9a30-7d49-4dfe-8eec-fcf2ae2187f4"/>
  </w15:person>
  <w15:person w15:author="Rodrigo Werle">
    <w15:presenceInfo w15:providerId="Windows Live" w15:userId="19cbabc4d6e291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5D3"/>
    <w:rsid w:val="000065D3"/>
    <w:rsid w:val="00020689"/>
    <w:rsid w:val="0002623E"/>
    <w:rsid w:val="00072FBE"/>
    <w:rsid w:val="00085797"/>
    <w:rsid w:val="001375A6"/>
    <w:rsid w:val="00184559"/>
    <w:rsid w:val="001B5FB9"/>
    <w:rsid w:val="001C312F"/>
    <w:rsid w:val="001F6142"/>
    <w:rsid w:val="00235CB8"/>
    <w:rsid w:val="00256FFD"/>
    <w:rsid w:val="002717FE"/>
    <w:rsid w:val="002730DE"/>
    <w:rsid w:val="00292D17"/>
    <w:rsid w:val="002E6465"/>
    <w:rsid w:val="0031740C"/>
    <w:rsid w:val="0033447E"/>
    <w:rsid w:val="00450081"/>
    <w:rsid w:val="00485A6E"/>
    <w:rsid w:val="004D3EB8"/>
    <w:rsid w:val="004D5CE4"/>
    <w:rsid w:val="004E525C"/>
    <w:rsid w:val="00531B38"/>
    <w:rsid w:val="00543555"/>
    <w:rsid w:val="005A0174"/>
    <w:rsid w:val="005C5482"/>
    <w:rsid w:val="00661AF3"/>
    <w:rsid w:val="00670DED"/>
    <w:rsid w:val="0067194F"/>
    <w:rsid w:val="006800A5"/>
    <w:rsid w:val="00695EDF"/>
    <w:rsid w:val="00783B71"/>
    <w:rsid w:val="007B7EC7"/>
    <w:rsid w:val="007C6954"/>
    <w:rsid w:val="007E2491"/>
    <w:rsid w:val="0080752D"/>
    <w:rsid w:val="00811273"/>
    <w:rsid w:val="00831F1B"/>
    <w:rsid w:val="00837C40"/>
    <w:rsid w:val="00850032"/>
    <w:rsid w:val="00897E56"/>
    <w:rsid w:val="008A668E"/>
    <w:rsid w:val="008A7363"/>
    <w:rsid w:val="0093354C"/>
    <w:rsid w:val="00933587"/>
    <w:rsid w:val="009879A3"/>
    <w:rsid w:val="009B518C"/>
    <w:rsid w:val="00A520A3"/>
    <w:rsid w:val="00AA02D0"/>
    <w:rsid w:val="00AF2289"/>
    <w:rsid w:val="00AF73E3"/>
    <w:rsid w:val="00B36524"/>
    <w:rsid w:val="00B42994"/>
    <w:rsid w:val="00B748F3"/>
    <w:rsid w:val="00BB774E"/>
    <w:rsid w:val="00BC10D4"/>
    <w:rsid w:val="00BE1C37"/>
    <w:rsid w:val="00C73B55"/>
    <w:rsid w:val="00CA3F0F"/>
    <w:rsid w:val="00CD3DA6"/>
    <w:rsid w:val="00D14135"/>
    <w:rsid w:val="00E37C64"/>
    <w:rsid w:val="00E5471B"/>
    <w:rsid w:val="00E67B38"/>
    <w:rsid w:val="00EA6307"/>
    <w:rsid w:val="00F01423"/>
    <w:rsid w:val="00F667D9"/>
    <w:rsid w:val="00FB17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F862F"/>
  <w15:chartTrackingRefBased/>
  <w15:docId w15:val="{3AD2032C-87F0-BF44-8DBD-93C55E828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652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A668E"/>
    <w:rPr>
      <w:sz w:val="16"/>
      <w:szCs w:val="16"/>
    </w:rPr>
  </w:style>
  <w:style w:type="paragraph" w:styleId="CommentText">
    <w:name w:val="annotation text"/>
    <w:basedOn w:val="Normal"/>
    <w:link w:val="CommentTextChar"/>
    <w:uiPriority w:val="99"/>
    <w:unhideWhenUsed/>
    <w:rsid w:val="008A668E"/>
    <w:rPr>
      <w:sz w:val="20"/>
      <w:szCs w:val="20"/>
    </w:rPr>
  </w:style>
  <w:style w:type="character" w:customStyle="1" w:styleId="CommentTextChar">
    <w:name w:val="Comment Text Char"/>
    <w:basedOn w:val="DefaultParagraphFont"/>
    <w:link w:val="CommentText"/>
    <w:uiPriority w:val="99"/>
    <w:rsid w:val="008A668E"/>
    <w:rPr>
      <w:sz w:val="20"/>
      <w:szCs w:val="20"/>
    </w:rPr>
  </w:style>
  <w:style w:type="paragraph" w:styleId="CommentSubject">
    <w:name w:val="annotation subject"/>
    <w:basedOn w:val="CommentText"/>
    <w:next w:val="CommentText"/>
    <w:link w:val="CommentSubjectChar"/>
    <w:uiPriority w:val="99"/>
    <w:semiHidden/>
    <w:unhideWhenUsed/>
    <w:rsid w:val="008A668E"/>
    <w:rPr>
      <w:b/>
      <w:bCs/>
    </w:rPr>
  </w:style>
  <w:style w:type="character" w:customStyle="1" w:styleId="CommentSubjectChar">
    <w:name w:val="Comment Subject Char"/>
    <w:basedOn w:val="CommentTextChar"/>
    <w:link w:val="CommentSubject"/>
    <w:uiPriority w:val="99"/>
    <w:semiHidden/>
    <w:rsid w:val="008A668E"/>
    <w:rPr>
      <w:b/>
      <w:bCs/>
      <w:sz w:val="20"/>
      <w:szCs w:val="20"/>
    </w:rPr>
  </w:style>
  <w:style w:type="paragraph" w:styleId="ListParagraph">
    <w:name w:val="List Paragraph"/>
    <w:basedOn w:val="Normal"/>
    <w:uiPriority w:val="34"/>
    <w:qFormat/>
    <w:rsid w:val="00897E56"/>
    <w:pPr>
      <w:ind w:left="720"/>
      <w:contextualSpacing/>
    </w:pPr>
    <w:rPr>
      <w:rFonts w:ascii="Times New Roman" w:eastAsia="Times New Roman" w:hAnsi="Times New Roman" w:cs="Times New Roman"/>
    </w:rPr>
  </w:style>
  <w:style w:type="character" w:styleId="Hyperlink">
    <w:name w:val="Hyperlink"/>
    <w:basedOn w:val="DefaultParagraphFont"/>
    <w:uiPriority w:val="99"/>
    <w:unhideWhenUsed/>
    <w:rsid w:val="00897E56"/>
    <w:rPr>
      <w:color w:val="0563C1" w:themeColor="hyperlink"/>
      <w:u w:val="single"/>
    </w:rPr>
  </w:style>
  <w:style w:type="character" w:styleId="UnresolvedMention">
    <w:name w:val="Unresolved Mention"/>
    <w:basedOn w:val="DefaultParagraphFont"/>
    <w:uiPriority w:val="99"/>
    <w:semiHidden/>
    <w:unhideWhenUsed/>
    <w:rsid w:val="00897E56"/>
    <w:rPr>
      <w:color w:val="605E5C"/>
      <w:shd w:val="clear" w:color="auto" w:fill="E1DFDD"/>
    </w:rPr>
  </w:style>
  <w:style w:type="table" w:styleId="TableGrid">
    <w:name w:val="Table Grid"/>
    <w:basedOn w:val="TableNormal"/>
    <w:uiPriority w:val="39"/>
    <w:rsid w:val="006719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C6954"/>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661AF3"/>
  </w:style>
  <w:style w:type="character" w:styleId="FollowedHyperlink">
    <w:name w:val="FollowedHyperlink"/>
    <w:basedOn w:val="DefaultParagraphFont"/>
    <w:uiPriority w:val="99"/>
    <w:semiHidden/>
    <w:unhideWhenUsed/>
    <w:rsid w:val="00BC10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10755">
      <w:bodyDiv w:val="1"/>
      <w:marLeft w:val="0"/>
      <w:marRight w:val="0"/>
      <w:marTop w:val="0"/>
      <w:marBottom w:val="0"/>
      <w:divBdr>
        <w:top w:val="none" w:sz="0" w:space="0" w:color="auto"/>
        <w:left w:val="none" w:sz="0" w:space="0" w:color="auto"/>
        <w:bottom w:val="none" w:sz="0" w:space="0" w:color="auto"/>
        <w:right w:val="none" w:sz="0" w:space="0" w:color="auto"/>
      </w:divBdr>
    </w:div>
    <w:div w:id="865555740">
      <w:bodyDiv w:val="1"/>
      <w:marLeft w:val="0"/>
      <w:marRight w:val="0"/>
      <w:marTop w:val="0"/>
      <w:marBottom w:val="0"/>
      <w:divBdr>
        <w:top w:val="none" w:sz="0" w:space="0" w:color="auto"/>
        <w:left w:val="none" w:sz="0" w:space="0" w:color="auto"/>
        <w:bottom w:val="none" w:sz="0" w:space="0" w:color="auto"/>
        <w:right w:val="none" w:sz="0" w:space="0" w:color="auto"/>
      </w:divBdr>
    </w:div>
    <w:div w:id="923343824">
      <w:bodyDiv w:val="1"/>
      <w:marLeft w:val="0"/>
      <w:marRight w:val="0"/>
      <w:marTop w:val="0"/>
      <w:marBottom w:val="0"/>
      <w:divBdr>
        <w:top w:val="none" w:sz="0" w:space="0" w:color="auto"/>
        <w:left w:val="none" w:sz="0" w:space="0" w:color="auto"/>
        <w:bottom w:val="none" w:sz="0" w:space="0" w:color="auto"/>
        <w:right w:val="none" w:sz="0" w:space="0" w:color="auto"/>
      </w:divBdr>
      <w:divsChild>
        <w:div w:id="1004014541">
          <w:marLeft w:val="0"/>
          <w:marRight w:val="0"/>
          <w:marTop w:val="0"/>
          <w:marBottom w:val="0"/>
          <w:divBdr>
            <w:top w:val="none" w:sz="0" w:space="0" w:color="auto"/>
            <w:left w:val="none" w:sz="0" w:space="0" w:color="auto"/>
            <w:bottom w:val="none" w:sz="0" w:space="0" w:color="auto"/>
            <w:right w:val="none" w:sz="0" w:space="0" w:color="auto"/>
          </w:divBdr>
          <w:divsChild>
            <w:div w:id="1442870865">
              <w:marLeft w:val="0"/>
              <w:marRight w:val="0"/>
              <w:marTop w:val="0"/>
              <w:marBottom w:val="0"/>
              <w:divBdr>
                <w:top w:val="none" w:sz="0" w:space="0" w:color="auto"/>
                <w:left w:val="none" w:sz="0" w:space="0" w:color="auto"/>
                <w:bottom w:val="none" w:sz="0" w:space="0" w:color="auto"/>
                <w:right w:val="none" w:sz="0" w:space="0" w:color="auto"/>
              </w:divBdr>
              <w:divsChild>
                <w:div w:id="111852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693930">
      <w:bodyDiv w:val="1"/>
      <w:marLeft w:val="0"/>
      <w:marRight w:val="0"/>
      <w:marTop w:val="0"/>
      <w:marBottom w:val="0"/>
      <w:divBdr>
        <w:top w:val="none" w:sz="0" w:space="0" w:color="auto"/>
        <w:left w:val="none" w:sz="0" w:space="0" w:color="auto"/>
        <w:bottom w:val="none" w:sz="0" w:space="0" w:color="auto"/>
        <w:right w:val="none" w:sz="0" w:space="0" w:color="auto"/>
      </w:divBdr>
      <w:divsChild>
        <w:div w:id="780565070">
          <w:marLeft w:val="547"/>
          <w:marRight w:val="0"/>
          <w:marTop w:val="0"/>
          <w:marBottom w:val="0"/>
          <w:divBdr>
            <w:top w:val="none" w:sz="0" w:space="0" w:color="auto"/>
            <w:left w:val="none" w:sz="0" w:space="0" w:color="auto"/>
            <w:bottom w:val="none" w:sz="0" w:space="0" w:color="auto"/>
            <w:right w:val="none" w:sz="0" w:space="0" w:color="auto"/>
          </w:divBdr>
        </w:div>
        <w:div w:id="2058357795">
          <w:marLeft w:val="547"/>
          <w:marRight w:val="0"/>
          <w:marTop w:val="0"/>
          <w:marBottom w:val="0"/>
          <w:divBdr>
            <w:top w:val="none" w:sz="0" w:space="0" w:color="auto"/>
            <w:left w:val="none" w:sz="0" w:space="0" w:color="auto"/>
            <w:bottom w:val="none" w:sz="0" w:space="0" w:color="auto"/>
            <w:right w:val="none" w:sz="0" w:space="0" w:color="auto"/>
          </w:divBdr>
        </w:div>
        <w:div w:id="2118137547">
          <w:marLeft w:val="547"/>
          <w:marRight w:val="0"/>
          <w:marTop w:val="0"/>
          <w:marBottom w:val="0"/>
          <w:divBdr>
            <w:top w:val="none" w:sz="0" w:space="0" w:color="auto"/>
            <w:left w:val="none" w:sz="0" w:space="0" w:color="auto"/>
            <w:bottom w:val="none" w:sz="0" w:space="0" w:color="auto"/>
            <w:right w:val="none" w:sz="0" w:space="0" w:color="auto"/>
          </w:divBdr>
        </w:div>
        <w:div w:id="1159464435">
          <w:marLeft w:val="547"/>
          <w:marRight w:val="0"/>
          <w:marTop w:val="0"/>
          <w:marBottom w:val="0"/>
          <w:divBdr>
            <w:top w:val="none" w:sz="0" w:space="0" w:color="auto"/>
            <w:left w:val="none" w:sz="0" w:space="0" w:color="auto"/>
            <w:bottom w:val="none" w:sz="0" w:space="0" w:color="auto"/>
            <w:right w:val="none" w:sz="0" w:space="0" w:color="auto"/>
          </w:divBdr>
        </w:div>
      </w:divsChild>
    </w:div>
    <w:div w:id="1141800308">
      <w:bodyDiv w:val="1"/>
      <w:marLeft w:val="0"/>
      <w:marRight w:val="0"/>
      <w:marTop w:val="0"/>
      <w:marBottom w:val="0"/>
      <w:divBdr>
        <w:top w:val="none" w:sz="0" w:space="0" w:color="auto"/>
        <w:left w:val="none" w:sz="0" w:space="0" w:color="auto"/>
        <w:bottom w:val="none" w:sz="0" w:space="0" w:color="auto"/>
        <w:right w:val="none" w:sz="0" w:space="0" w:color="auto"/>
      </w:divBdr>
    </w:div>
    <w:div w:id="1434204474">
      <w:bodyDiv w:val="1"/>
      <w:marLeft w:val="0"/>
      <w:marRight w:val="0"/>
      <w:marTop w:val="0"/>
      <w:marBottom w:val="0"/>
      <w:divBdr>
        <w:top w:val="none" w:sz="0" w:space="0" w:color="auto"/>
        <w:left w:val="none" w:sz="0" w:space="0" w:color="auto"/>
        <w:bottom w:val="none" w:sz="0" w:space="0" w:color="auto"/>
        <w:right w:val="none" w:sz="0" w:space="0" w:color="auto"/>
      </w:divBdr>
      <w:divsChild>
        <w:div w:id="1941720609">
          <w:marLeft w:val="547"/>
          <w:marRight w:val="0"/>
          <w:marTop w:val="0"/>
          <w:marBottom w:val="0"/>
          <w:divBdr>
            <w:top w:val="none" w:sz="0" w:space="0" w:color="auto"/>
            <w:left w:val="none" w:sz="0" w:space="0" w:color="auto"/>
            <w:bottom w:val="none" w:sz="0" w:space="0" w:color="auto"/>
            <w:right w:val="none" w:sz="0" w:space="0" w:color="auto"/>
          </w:divBdr>
        </w:div>
      </w:divsChild>
    </w:div>
    <w:div w:id="1473450485">
      <w:bodyDiv w:val="1"/>
      <w:marLeft w:val="0"/>
      <w:marRight w:val="0"/>
      <w:marTop w:val="0"/>
      <w:marBottom w:val="0"/>
      <w:divBdr>
        <w:top w:val="none" w:sz="0" w:space="0" w:color="auto"/>
        <w:left w:val="none" w:sz="0" w:space="0" w:color="auto"/>
        <w:bottom w:val="none" w:sz="0" w:space="0" w:color="auto"/>
        <w:right w:val="none" w:sz="0" w:space="0" w:color="auto"/>
      </w:divBdr>
    </w:div>
    <w:div w:id="1980497947">
      <w:bodyDiv w:val="1"/>
      <w:marLeft w:val="0"/>
      <w:marRight w:val="0"/>
      <w:marTop w:val="0"/>
      <w:marBottom w:val="0"/>
      <w:divBdr>
        <w:top w:val="none" w:sz="0" w:space="0" w:color="auto"/>
        <w:left w:val="none" w:sz="0" w:space="0" w:color="auto"/>
        <w:bottom w:val="none" w:sz="0" w:space="0" w:color="auto"/>
        <w:right w:val="none" w:sz="0" w:space="0" w:color="auto"/>
      </w:divBdr>
    </w:div>
    <w:div w:id="2009361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ingstore.extension.wisc.edu/collections/farming/products/interseeding-cover-crops-in-row-cultivated-corn" TargetMode="Externa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hyperlink" Target="https://ipcm.wisc.edu/wp-content/uploads/sites/54/2022/11/2019_RotationalRestrictions_final.pdf" TargetMode="External"/><Relationship Id="rId3" Type="http://schemas.openxmlformats.org/officeDocument/2006/relationships/settings" Target="settings.xml"/><Relationship Id="rId21" Type="http://schemas.openxmlformats.org/officeDocument/2006/relationships/hyperlink" Target="https://www.youtube.com/watch?v=0cloiyRrRoU&amp;t=3s" TargetMode="External"/><Relationship Id="rId7" Type="http://schemas.openxmlformats.org/officeDocument/2006/relationships/image" Target="media/image2.jpeg"/><Relationship Id="rId12" Type="http://schemas.openxmlformats.org/officeDocument/2006/relationships/image" Target="media/image3.jpeg"/><Relationship Id="rId17" Type="http://schemas.openxmlformats.org/officeDocument/2006/relationships/image" Target="media/image7.jpeg"/><Relationship Id="rId25" Type="http://schemas.microsoft.com/office/2018/08/relationships/commentsExtensible" Target="commentsExtensi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youtube.com/watch?v=0cloiyRrRoU&amp;t=3s" TargetMode="External"/><Relationship Id="rId24" Type="http://schemas.microsoft.com/office/2016/09/relationships/commentsIds" Target="commentsIds.xml"/><Relationship Id="rId5" Type="http://schemas.openxmlformats.org/officeDocument/2006/relationships/hyperlink" Target="https://storymaps.arcgis.com/stories/9ae6d1c164e24c7987432dbe1cf67d0e" TargetMode="External"/><Relationship Id="rId15" Type="http://schemas.openxmlformats.org/officeDocument/2006/relationships/image" Target="media/image5.png"/><Relationship Id="rId23" Type="http://schemas.microsoft.com/office/2011/relationships/commentsExtended" Target="commentsExtended.xml"/><Relationship Id="rId28" Type="http://schemas.openxmlformats.org/officeDocument/2006/relationships/fontTable" Target="fontTable.xml"/><Relationship Id="rId10" Type="http://schemas.openxmlformats.org/officeDocument/2006/relationships/hyperlink" Target="https://wiscweeds.info/images/2023ResearchReport/WaterhempMultiTrialSummary2019_2022.pdf"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s://iowalearningfarms.wordpress.com/2015/09/09/cover-crop-seeding-techniques-interseeding/" TargetMode="External"/><Relationship Id="rId14" Type="http://schemas.openxmlformats.org/officeDocument/2006/relationships/hyperlink" Target="https://wiscweeds.info/images/2022%20Research%20Report/2022%20Wisconsin%20Weed%20science%20Research%20Report.pdf" TargetMode="External"/><Relationship Id="rId22" Type="http://schemas.openxmlformats.org/officeDocument/2006/relationships/comments" Target="comments.xml"/><Relationship Id="rId27" Type="http://schemas.openxmlformats.org/officeDocument/2006/relationships/hyperlink" Target="https://cropwatch.unl.edu/2021/interseeding-cover-crops-corn-and-soybea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C9B1FE7-2533-EC41-83E7-A14193FC8BDA}">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6</TotalTime>
  <Pages>6</Pages>
  <Words>1556</Words>
  <Characters>8873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TATIANE SEVERO SILVA</dc:creator>
  <cp:keywords/>
  <dc:description/>
  <cp:lastModifiedBy>Rodrigo Werle</cp:lastModifiedBy>
  <cp:revision>2</cp:revision>
  <cp:lastPrinted>2023-04-12T05:20:00Z</cp:lastPrinted>
  <dcterms:created xsi:type="dcterms:W3CDTF">2023-06-19T20:32:00Z</dcterms:created>
  <dcterms:modified xsi:type="dcterms:W3CDTF">2023-06-19T20:32:00Z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documentId_3324</vt:lpwstr>
  </property>
  <property fmtid="{D5CDD505-2E9C-101B-9397-08002B2CF9AE}" pid="3" name="grammarly_documentContext">
    <vt:lpwstr>{"goals":[],"domain":"general","emotions":[],"dialect":"american"}</vt:lpwstr>
  </property>
</Properties>
</file>
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F0761" w14:textId="21CD1D30" w:rsidR="00DC2A32" w:rsidRPr="00266E90" w:rsidRDefault="00DC2A32" w:rsidP="00DC2A32">
      <w:pPr>
        <w:jc w:val="center"/>
        <w:rPr>
          <w:rFonts w:ascii="Times New Roman" w:hAnsi="Times New Roman" w:cs="Times New Roman"/>
          <w:b/>
          <w:bCs/>
        </w:rPr>
      </w:pPr>
      <w:r w:rsidRPr="00266E90">
        <w:rPr>
          <w:rFonts w:ascii="Times New Roman" w:hAnsi="Times New Roman" w:cs="Times New Roman"/>
          <w:b/>
          <w:bCs/>
        </w:rPr>
        <w:t xml:space="preserve">What benefits (and </w:t>
      </w:r>
      <w:del w:id="0" w:author="Rodrigo Werle" w:date="2023-02-27T16:25:00Z">
        <w:r w:rsidRPr="00266E90" w:rsidDel="006F6D05">
          <w:rPr>
            <w:rFonts w:ascii="Times New Roman" w:hAnsi="Times New Roman" w:cs="Times New Roman"/>
            <w:b/>
            <w:bCs/>
          </w:rPr>
          <w:delText xml:space="preserve">also </w:delText>
        </w:r>
      </w:del>
      <w:r w:rsidRPr="00266E90">
        <w:rPr>
          <w:rFonts w:ascii="Times New Roman" w:hAnsi="Times New Roman" w:cs="Times New Roman"/>
          <w:b/>
          <w:bCs/>
        </w:rPr>
        <w:t xml:space="preserve">challenges) can </w:t>
      </w:r>
      <w:ins w:id="1" w:author="Rodrigo Werle" w:date="2023-02-27T16:26:00Z">
        <w:r w:rsidR="006F6D05">
          <w:rPr>
            <w:rFonts w:ascii="Times New Roman" w:hAnsi="Times New Roman" w:cs="Times New Roman"/>
            <w:b/>
            <w:bCs/>
          </w:rPr>
          <w:t xml:space="preserve">the soybean </w:t>
        </w:r>
      </w:ins>
      <w:r w:rsidRPr="00266E90">
        <w:rPr>
          <w:rFonts w:ascii="Times New Roman" w:hAnsi="Times New Roman" w:cs="Times New Roman"/>
          <w:b/>
          <w:bCs/>
        </w:rPr>
        <w:t xml:space="preserve">planting </w:t>
      </w:r>
      <w:del w:id="2" w:author="Rodrigo Werle" w:date="2023-02-27T16:26:00Z">
        <w:r w:rsidRPr="00266E90" w:rsidDel="006F6D05">
          <w:rPr>
            <w:rFonts w:ascii="Times New Roman" w:hAnsi="Times New Roman" w:cs="Times New Roman"/>
            <w:b/>
            <w:bCs/>
          </w:rPr>
          <w:delText xml:space="preserve">soybean </w:delText>
        </w:r>
      </w:del>
      <w:r w:rsidRPr="00266E90">
        <w:rPr>
          <w:rFonts w:ascii="Times New Roman" w:hAnsi="Times New Roman" w:cs="Times New Roman"/>
          <w:b/>
          <w:bCs/>
        </w:rPr>
        <w:t xml:space="preserve">green </w:t>
      </w:r>
      <w:ins w:id="3" w:author="Rodrigo Werle" w:date="2023-02-27T16:26:00Z">
        <w:r w:rsidR="006F6D05">
          <w:rPr>
            <w:rFonts w:ascii="Times New Roman" w:hAnsi="Times New Roman" w:cs="Times New Roman"/>
            <w:b/>
            <w:bCs/>
          </w:rPr>
          <w:t xml:space="preserve">system </w:t>
        </w:r>
      </w:ins>
      <w:r w:rsidRPr="00266E90">
        <w:rPr>
          <w:rFonts w:ascii="Times New Roman" w:hAnsi="Times New Roman" w:cs="Times New Roman"/>
          <w:b/>
          <w:bCs/>
        </w:rPr>
        <w:t>bring</w:t>
      </w:r>
      <w:ins w:id="4" w:author="Rodrigo Werle" w:date="2023-02-27T16:26:00Z">
        <w:r w:rsidR="006F6D05">
          <w:rPr>
            <w:rFonts w:ascii="Times New Roman" w:hAnsi="Times New Roman" w:cs="Times New Roman"/>
            <w:b/>
            <w:bCs/>
          </w:rPr>
          <w:t xml:space="preserve"> to</w:t>
        </w:r>
      </w:ins>
      <w:r w:rsidRPr="00266E90">
        <w:rPr>
          <w:rFonts w:ascii="Times New Roman" w:hAnsi="Times New Roman" w:cs="Times New Roman"/>
          <w:b/>
          <w:bCs/>
        </w:rPr>
        <w:t xml:space="preserve"> you</w:t>
      </w:r>
      <w:ins w:id="5" w:author="Rodrigo Werle" w:date="2023-02-27T16:26:00Z">
        <w:r w:rsidR="006F6D05">
          <w:rPr>
            <w:rFonts w:ascii="Times New Roman" w:hAnsi="Times New Roman" w:cs="Times New Roman"/>
            <w:b/>
            <w:bCs/>
          </w:rPr>
          <w:t>r operation</w:t>
        </w:r>
      </w:ins>
      <w:r w:rsidRPr="00266E90">
        <w:rPr>
          <w:rFonts w:ascii="Times New Roman" w:hAnsi="Times New Roman" w:cs="Times New Roman"/>
          <w:b/>
          <w:bCs/>
        </w:rPr>
        <w:t>?</w:t>
      </w:r>
    </w:p>
    <w:p w14:paraId="258AF712" w14:textId="77777777" w:rsidR="00DC2A32" w:rsidRPr="00266E90" w:rsidRDefault="00DC2A32" w:rsidP="00DC2A32">
      <w:pPr>
        <w:jc w:val="center"/>
        <w:rPr>
          <w:rFonts w:ascii="Times New Roman" w:hAnsi="Times New Roman" w:cs="Times New Roman"/>
          <w:b/>
          <w:bCs/>
        </w:rPr>
      </w:pPr>
    </w:p>
    <w:p w14:paraId="5F35377E" w14:textId="77777777" w:rsidR="00DC2A32" w:rsidRDefault="00DC2A32" w:rsidP="00DC2A32">
      <w:pPr>
        <w:jc w:val="center"/>
        <w:rPr>
          <w:rFonts w:ascii="Times New Roman" w:hAnsi="Times New Roman" w:cs="Times New Roman"/>
        </w:rPr>
      </w:pPr>
    </w:p>
    <w:p w14:paraId="24940467" w14:textId="2647E3B4" w:rsidR="00880665" w:rsidRDefault="00DC2A32" w:rsidP="00DC2A32">
      <w:pPr>
        <w:ind w:firstLine="720"/>
        <w:rPr>
          <w:ins w:id="6" w:author="Rodrigo Werle" w:date="2023-02-27T19:13:00Z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Adopting </w:t>
      </w:r>
      <w:ins w:id="7" w:author="Rodrigo Werle" w:date="2023-02-27T19:53:00Z">
        <w:r w:rsidR="003A3FC2">
          <w:rPr>
            <w:rFonts w:ascii="Times New Roman" w:hAnsi="Times New Roman" w:cs="Times New Roman"/>
          </w:rPr>
          <w:t xml:space="preserve">a </w:t>
        </w:r>
      </w:ins>
      <w:r>
        <w:rPr>
          <w:rFonts w:ascii="Times New Roman" w:hAnsi="Times New Roman" w:cs="Times New Roman"/>
        </w:rPr>
        <w:t>cereal rye (</w:t>
      </w:r>
      <w:r>
        <w:rPr>
          <w:rFonts w:ascii="Times New Roman" w:hAnsi="Times New Roman" w:cs="Times New Roman"/>
          <w:i/>
          <w:iCs/>
        </w:rPr>
        <w:t>Secale cereale</w:t>
      </w:r>
      <w:r>
        <w:rPr>
          <w:rFonts w:ascii="Times New Roman" w:hAnsi="Times New Roman" w:cs="Times New Roman"/>
        </w:rPr>
        <w:t xml:space="preserve">) cover crop </w:t>
      </w:r>
      <w:del w:id="8" w:author="Rodrigo Werle" w:date="2023-02-27T16:11:00Z">
        <w:r w:rsidDel="00CF2B33">
          <w:rPr>
            <w:rFonts w:ascii="Times New Roman" w:hAnsi="Times New Roman" w:cs="Times New Roman"/>
          </w:rPr>
          <w:delText xml:space="preserve">(CC) </w:delText>
        </w:r>
      </w:del>
      <w:r>
        <w:rPr>
          <w:rFonts w:ascii="Times New Roman" w:hAnsi="Times New Roman" w:cs="Times New Roman"/>
        </w:rPr>
        <w:t xml:space="preserve">can be </w:t>
      </w:r>
      <w:del w:id="9" w:author="Rodrigo Werle" w:date="2023-02-27T18:59:00Z">
        <w:r w:rsidDel="00042D9F">
          <w:rPr>
            <w:rFonts w:ascii="Times New Roman" w:hAnsi="Times New Roman" w:cs="Times New Roman"/>
          </w:rPr>
          <w:delText>quite a</w:delText>
        </w:r>
      </w:del>
      <w:ins w:id="10" w:author="Rodrigo Werle" w:date="2023-02-27T18:59:00Z">
        <w:r w:rsidR="00042D9F">
          <w:rPr>
            <w:rFonts w:ascii="Times New Roman" w:hAnsi="Times New Roman" w:cs="Times New Roman"/>
          </w:rPr>
          <w:t>a valuable</w:t>
        </w:r>
      </w:ins>
      <w:ins w:id="11" w:author="Rodrigo Werle" w:date="2023-02-27T16:28:00Z">
        <w:r w:rsidR="00856031">
          <w:rPr>
            <w:rFonts w:ascii="Times New Roman" w:hAnsi="Times New Roman" w:cs="Times New Roman"/>
          </w:rPr>
          <w:t xml:space="preserve"> </w:t>
        </w:r>
      </w:ins>
      <w:del w:id="12" w:author="Rodrigo Werle" w:date="2023-02-27T16:28:00Z">
        <w:r w:rsidDel="00856031">
          <w:rPr>
            <w:rFonts w:ascii="Times New Roman" w:hAnsi="Times New Roman" w:cs="Times New Roman"/>
          </w:rPr>
          <w:delText xml:space="preserve"> handy </w:delText>
        </w:r>
      </w:del>
      <w:r>
        <w:rPr>
          <w:rFonts w:ascii="Times New Roman" w:hAnsi="Times New Roman" w:cs="Times New Roman"/>
        </w:rPr>
        <w:t xml:space="preserve">tool for </w:t>
      </w:r>
      <w:ins w:id="13" w:author="Rodrigo Werle" w:date="2023-02-27T19:53:00Z">
        <w:r w:rsidR="003A3FC2">
          <w:rPr>
            <w:rFonts w:ascii="Times New Roman" w:hAnsi="Times New Roman" w:cs="Times New Roman"/>
          </w:rPr>
          <w:t xml:space="preserve">integrated </w:t>
        </w:r>
      </w:ins>
      <w:proofErr w:type="spellStart"/>
      <w:r>
        <w:rPr>
          <w:rFonts w:ascii="Times New Roman" w:hAnsi="Times New Roman" w:cs="Times New Roman"/>
        </w:rPr>
        <w:t>waterhemp</w:t>
      </w:r>
      <w:proofErr w:type="spellEnd"/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i/>
          <w:iCs/>
        </w:rPr>
        <w:t xml:space="preserve">Amaranthus </w:t>
      </w:r>
      <w:proofErr w:type="spellStart"/>
      <w:r>
        <w:rPr>
          <w:rFonts w:ascii="Times New Roman" w:hAnsi="Times New Roman" w:cs="Times New Roman"/>
          <w:i/>
          <w:iCs/>
        </w:rPr>
        <w:t>tuberculatus</w:t>
      </w:r>
      <w:proofErr w:type="spellEnd"/>
      <w:r>
        <w:rPr>
          <w:rFonts w:ascii="Times New Roman" w:hAnsi="Times New Roman" w:cs="Times New Roman"/>
        </w:rPr>
        <w:t xml:space="preserve">) management when enough </w:t>
      </w:r>
      <w:ins w:id="14" w:author="Rodrigo Werle" w:date="2023-02-27T16:28:00Z">
        <w:r w:rsidR="00856031">
          <w:rPr>
            <w:rFonts w:ascii="Times New Roman" w:hAnsi="Times New Roman" w:cs="Times New Roman"/>
          </w:rPr>
          <w:t xml:space="preserve">cereal rye </w:t>
        </w:r>
      </w:ins>
      <w:del w:id="15" w:author="Rodrigo Werle" w:date="2023-02-27T16:28:00Z">
        <w:r w:rsidDel="00856031">
          <w:rPr>
            <w:rFonts w:ascii="Times New Roman" w:hAnsi="Times New Roman" w:cs="Times New Roman"/>
          </w:rPr>
          <w:delText xml:space="preserve">CC </w:delText>
        </w:r>
      </w:del>
      <w:r>
        <w:rPr>
          <w:rFonts w:ascii="Times New Roman" w:hAnsi="Times New Roman" w:cs="Times New Roman"/>
        </w:rPr>
        <w:t>biomass is accumulated</w:t>
      </w:r>
      <w:ins w:id="16" w:author="Rodrigo Werle" w:date="2023-02-27T16:28:00Z">
        <w:r w:rsidR="00856031">
          <w:rPr>
            <w:rFonts w:ascii="Times New Roman" w:hAnsi="Times New Roman" w:cs="Times New Roman"/>
          </w:rPr>
          <w:t xml:space="preserve"> in the spring before </w:t>
        </w:r>
      </w:ins>
      <w:ins w:id="17" w:author="Rodrigo Werle" w:date="2023-02-27T16:30:00Z">
        <w:r w:rsidR="00856031">
          <w:rPr>
            <w:rFonts w:ascii="Times New Roman" w:hAnsi="Times New Roman" w:cs="Times New Roman"/>
          </w:rPr>
          <w:t xml:space="preserve">the </w:t>
        </w:r>
      </w:ins>
      <w:ins w:id="18" w:author="Rodrigo Werle" w:date="2023-02-27T16:28:00Z">
        <w:r w:rsidR="00856031">
          <w:rPr>
            <w:rFonts w:ascii="Times New Roman" w:hAnsi="Times New Roman" w:cs="Times New Roman"/>
          </w:rPr>
          <w:t>cov</w:t>
        </w:r>
      </w:ins>
      <w:ins w:id="19" w:author="Rodrigo Werle" w:date="2023-02-27T16:29:00Z">
        <w:r w:rsidR="00856031">
          <w:rPr>
            <w:rFonts w:ascii="Times New Roman" w:hAnsi="Times New Roman" w:cs="Times New Roman"/>
          </w:rPr>
          <w:t>er crop termination</w:t>
        </w:r>
      </w:ins>
      <w:r>
        <w:rPr>
          <w:rFonts w:ascii="Times New Roman" w:hAnsi="Times New Roman" w:cs="Times New Roman"/>
        </w:rPr>
        <w:t xml:space="preserve">. </w:t>
      </w:r>
    </w:p>
    <w:p w14:paraId="7315EE36" w14:textId="77777777" w:rsidR="00880665" w:rsidRDefault="00880665" w:rsidP="00DC2A32">
      <w:pPr>
        <w:ind w:firstLine="720"/>
        <w:rPr>
          <w:ins w:id="20" w:author="Rodrigo Werle" w:date="2023-02-27T19:13:00Z"/>
          <w:rFonts w:ascii="Times New Roman" w:hAnsi="Times New Roman" w:cs="Times New Roman"/>
        </w:rPr>
      </w:pPr>
    </w:p>
    <w:p w14:paraId="09CFA64E" w14:textId="53A61AE3" w:rsidR="00CF2B33" w:rsidRDefault="00DC2A32" w:rsidP="00DC2A32">
      <w:pPr>
        <w:ind w:firstLine="720"/>
        <w:rPr>
          <w:ins w:id="21" w:author="Rodrigo Werle" w:date="2023-02-27T16:14:00Z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By enough, we mean </w:t>
      </w:r>
      <w:del w:id="22" w:author="Rodrigo Werle" w:date="2023-02-27T16:30:00Z">
        <w:r w:rsidDel="00856031">
          <w:rPr>
            <w:rFonts w:ascii="Times New Roman" w:hAnsi="Times New Roman" w:cs="Times New Roman"/>
          </w:rPr>
          <w:delText xml:space="preserve">at least around </w:delText>
        </w:r>
      </w:del>
      <w:r>
        <w:rPr>
          <w:rFonts w:ascii="Times New Roman" w:hAnsi="Times New Roman" w:cs="Times New Roman"/>
        </w:rPr>
        <w:t>4,</w:t>
      </w:r>
      <w:del w:id="23" w:author="Rodrigo Werle" w:date="2023-02-27T16:31:00Z">
        <w:r w:rsidDel="00856031">
          <w:rPr>
            <w:rFonts w:ascii="Times New Roman" w:hAnsi="Times New Roman" w:cs="Times New Roman"/>
          </w:rPr>
          <w:delText xml:space="preserve">500 </w:delText>
        </w:r>
      </w:del>
      <w:ins w:id="24" w:author="Rodrigo Werle" w:date="2023-02-27T19:13:00Z">
        <w:r w:rsidR="00880665">
          <w:rPr>
            <w:rFonts w:ascii="Times New Roman" w:hAnsi="Times New Roman" w:cs="Times New Roman"/>
          </w:rPr>
          <w:t>5</w:t>
        </w:r>
      </w:ins>
      <w:ins w:id="25" w:author="Rodrigo Werle" w:date="2023-02-27T16:31:00Z">
        <w:r w:rsidR="00856031">
          <w:rPr>
            <w:rFonts w:ascii="Times New Roman" w:hAnsi="Times New Roman" w:cs="Times New Roman"/>
          </w:rPr>
          <w:t xml:space="preserve">00 </w:t>
        </w:r>
      </w:ins>
      <w:proofErr w:type="spellStart"/>
      <w:r>
        <w:rPr>
          <w:rFonts w:ascii="Times New Roman" w:hAnsi="Times New Roman" w:cs="Times New Roman"/>
        </w:rPr>
        <w:t>lbs</w:t>
      </w:r>
      <w:proofErr w:type="spellEnd"/>
      <w:r>
        <w:rPr>
          <w:rFonts w:ascii="Times New Roman" w:hAnsi="Times New Roman" w:cs="Times New Roman"/>
        </w:rPr>
        <w:t xml:space="preserve"> per acre </w:t>
      </w:r>
      <w:ins w:id="26" w:author="Rodrigo Werle" w:date="2023-02-27T19:14:00Z">
        <w:r w:rsidR="00880665">
          <w:rPr>
            <w:rFonts w:ascii="Times New Roman" w:hAnsi="Times New Roman" w:cs="Times New Roman"/>
          </w:rPr>
          <w:t xml:space="preserve">or more </w:t>
        </w:r>
      </w:ins>
      <w:r>
        <w:rPr>
          <w:rFonts w:ascii="Times New Roman" w:hAnsi="Times New Roman" w:cs="Times New Roman"/>
        </w:rPr>
        <w:t xml:space="preserve">of dry </w:t>
      </w:r>
      <w:del w:id="27" w:author="Rodrigo Werle" w:date="2023-02-27T16:30:00Z">
        <w:r w:rsidDel="00856031">
          <w:rPr>
            <w:rFonts w:ascii="Times New Roman" w:hAnsi="Times New Roman" w:cs="Times New Roman"/>
          </w:rPr>
          <w:delText xml:space="preserve">CC </w:delText>
        </w:r>
      </w:del>
      <w:ins w:id="28" w:author="Rodrigo Werle" w:date="2023-02-27T16:30:00Z">
        <w:r w:rsidR="00856031">
          <w:rPr>
            <w:rFonts w:ascii="Times New Roman" w:hAnsi="Times New Roman" w:cs="Times New Roman"/>
          </w:rPr>
          <w:t>cereal rye</w:t>
        </w:r>
        <w:r w:rsidR="00856031">
          <w:rPr>
            <w:rFonts w:ascii="Times New Roman" w:hAnsi="Times New Roman" w:cs="Times New Roman"/>
          </w:rPr>
          <w:t xml:space="preserve"> </w:t>
        </w:r>
      </w:ins>
      <w:r>
        <w:rPr>
          <w:rFonts w:ascii="Times New Roman" w:hAnsi="Times New Roman" w:cs="Times New Roman"/>
        </w:rPr>
        <w:t xml:space="preserve">biomass. But if you are a </w:t>
      </w:r>
      <w:ins w:id="29" w:author="Rodrigo Werle" w:date="2023-02-27T19:00:00Z">
        <w:r w:rsidR="00042D9F">
          <w:rPr>
            <w:rFonts w:ascii="Times New Roman" w:hAnsi="Times New Roman" w:cs="Times New Roman"/>
          </w:rPr>
          <w:t xml:space="preserve">soybean </w:t>
        </w:r>
      </w:ins>
      <w:r>
        <w:rPr>
          <w:rFonts w:ascii="Times New Roman" w:hAnsi="Times New Roman" w:cs="Times New Roman"/>
        </w:rPr>
        <w:t xml:space="preserve">farmer </w:t>
      </w:r>
      <w:del w:id="30" w:author="Rodrigo Werle" w:date="2023-02-27T19:00:00Z">
        <w:r w:rsidDel="00042D9F">
          <w:rPr>
            <w:rFonts w:ascii="Times New Roman" w:hAnsi="Times New Roman" w:cs="Times New Roman"/>
          </w:rPr>
          <w:delText xml:space="preserve">growing soybeans </w:delText>
        </w:r>
      </w:del>
      <w:r>
        <w:rPr>
          <w:rFonts w:ascii="Times New Roman" w:hAnsi="Times New Roman" w:cs="Times New Roman"/>
        </w:rPr>
        <w:t xml:space="preserve">in the upper </w:t>
      </w:r>
      <w:ins w:id="31" w:author="Rodrigo Werle" w:date="2023-02-27T19:00:00Z">
        <w:r w:rsidR="00042D9F">
          <w:rPr>
            <w:rFonts w:ascii="Times New Roman" w:hAnsi="Times New Roman" w:cs="Times New Roman"/>
          </w:rPr>
          <w:t xml:space="preserve">US </w:t>
        </w:r>
      </w:ins>
      <w:r>
        <w:rPr>
          <w:rFonts w:ascii="Times New Roman" w:hAnsi="Times New Roman" w:cs="Times New Roman"/>
        </w:rPr>
        <w:t xml:space="preserve">Midwest, where heat accumulation </w:t>
      </w:r>
      <w:ins w:id="32" w:author="Rodrigo Werle" w:date="2023-02-27T16:31:00Z">
        <w:r w:rsidR="00856031">
          <w:rPr>
            <w:rFonts w:ascii="Times New Roman" w:hAnsi="Times New Roman" w:cs="Times New Roman"/>
          </w:rPr>
          <w:t xml:space="preserve">between fall and spring </w:t>
        </w:r>
      </w:ins>
      <w:r>
        <w:rPr>
          <w:rFonts w:ascii="Times New Roman" w:hAnsi="Times New Roman" w:cs="Times New Roman"/>
        </w:rPr>
        <w:t xml:space="preserve">is a limiting factor for </w:t>
      </w:r>
      <w:del w:id="33" w:author="Rodrigo Werle" w:date="2023-02-27T16:12:00Z">
        <w:r w:rsidDel="00CF2B33">
          <w:rPr>
            <w:rFonts w:ascii="Times New Roman" w:hAnsi="Times New Roman" w:cs="Times New Roman"/>
          </w:rPr>
          <w:delText xml:space="preserve">CC </w:delText>
        </w:r>
      </w:del>
      <w:ins w:id="34" w:author="Rodrigo Werle" w:date="2023-02-27T16:12:00Z">
        <w:r w:rsidR="00CF2B33">
          <w:rPr>
            <w:rFonts w:ascii="Times New Roman" w:hAnsi="Times New Roman" w:cs="Times New Roman"/>
          </w:rPr>
          <w:t>cover crop</w:t>
        </w:r>
        <w:r w:rsidR="00CF2B33">
          <w:rPr>
            <w:rFonts w:ascii="Times New Roman" w:hAnsi="Times New Roman" w:cs="Times New Roman"/>
          </w:rPr>
          <w:t xml:space="preserve"> </w:t>
        </w:r>
      </w:ins>
      <w:r>
        <w:rPr>
          <w:rFonts w:ascii="Times New Roman" w:hAnsi="Times New Roman" w:cs="Times New Roman"/>
        </w:rPr>
        <w:t xml:space="preserve">growth, achieving </w:t>
      </w:r>
      <w:del w:id="35" w:author="Rodrigo Werle" w:date="2023-02-27T16:52:00Z">
        <w:r w:rsidDel="00233977">
          <w:rPr>
            <w:rFonts w:ascii="Times New Roman" w:hAnsi="Times New Roman" w:cs="Times New Roman"/>
          </w:rPr>
          <w:delText xml:space="preserve">that </w:delText>
        </w:r>
      </w:del>
      <w:ins w:id="36" w:author="Rodrigo Werle" w:date="2023-02-27T16:52:00Z">
        <w:r w:rsidR="00233977">
          <w:rPr>
            <w:rFonts w:ascii="Times New Roman" w:hAnsi="Times New Roman" w:cs="Times New Roman"/>
          </w:rPr>
          <w:t>such</w:t>
        </w:r>
        <w:r w:rsidR="00233977">
          <w:rPr>
            <w:rFonts w:ascii="Times New Roman" w:hAnsi="Times New Roman" w:cs="Times New Roman"/>
          </w:rPr>
          <w:t xml:space="preserve"> </w:t>
        </w:r>
      </w:ins>
      <w:r>
        <w:rPr>
          <w:rFonts w:ascii="Times New Roman" w:hAnsi="Times New Roman" w:cs="Times New Roman"/>
        </w:rPr>
        <w:t>level</w:t>
      </w:r>
      <w:ins w:id="37" w:author="Rodrigo Werle" w:date="2023-02-27T16:52:00Z">
        <w:r w:rsidR="00233977">
          <w:rPr>
            <w:rFonts w:ascii="Times New Roman" w:hAnsi="Times New Roman" w:cs="Times New Roman"/>
          </w:rPr>
          <w:t>s</w:t>
        </w:r>
      </w:ins>
      <w:r>
        <w:rPr>
          <w:rFonts w:ascii="Times New Roman" w:hAnsi="Times New Roman" w:cs="Times New Roman"/>
        </w:rPr>
        <w:t xml:space="preserve"> of biomass </w:t>
      </w:r>
      <w:ins w:id="38" w:author="Rodrigo Werle" w:date="2023-02-27T16:32:00Z">
        <w:r w:rsidR="00856031">
          <w:rPr>
            <w:rFonts w:ascii="Times New Roman" w:hAnsi="Times New Roman" w:cs="Times New Roman"/>
          </w:rPr>
          <w:t xml:space="preserve">in the spring </w:t>
        </w:r>
      </w:ins>
      <w:r>
        <w:rPr>
          <w:rFonts w:ascii="Times New Roman" w:hAnsi="Times New Roman" w:cs="Times New Roman"/>
        </w:rPr>
        <w:t>might take</w:t>
      </w:r>
      <w:ins w:id="39" w:author="Rodrigo Werle" w:date="2023-02-27T19:00:00Z">
        <w:r w:rsidR="00042D9F">
          <w:rPr>
            <w:rFonts w:ascii="Times New Roman" w:hAnsi="Times New Roman" w:cs="Times New Roman"/>
          </w:rPr>
          <w:t xml:space="preserve"> a while and</w:t>
        </w:r>
      </w:ins>
      <w:r>
        <w:rPr>
          <w:rFonts w:ascii="Times New Roman" w:hAnsi="Times New Roman" w:cs="Times New Roman"/>
        </w:rPr>
        <w:t xml:space="preserve"> </w:t>
      </w:r>
      <w:ins w:id="40" w:author="Rodrigo Werle" w:date="2023-02-27T19:01:00Z">
        <w:r w:rsidR="00042D9F">
          <w:rPr>
            <w:rFonts w:ascii="Times New Roman" w:hAnsi="Times New Roman" w:cs="Times New Roman"/>
          </w:rPr>
          <w:t xml:space="preserve">require </w:t>
        </w:r>
      </w:ins>
      <w:r>
        <w:rPr>
          <w:rFonts w:ascii="Times New Roman" w:hAnsi="Times New Roman" w:cs="Times New Roman"/>
        </w:rPr>
        <w:t xml:space="preserve">more than just planting </w:t>
      </w:r>
      <w:ins w:id="41" w:author="Rodrigo Werle" w:date="2023-02-27T16:32:00Z">
        <w:r w:rsidR="00856031">
          <w:rPr>
            <w:rFonts w:ascii="Times New Roman" w:hAnsi="Times New Roman" w:cs="Times New Roman"/>
          </w:rPr>
          <w:t xml:space="preserve">a </w:t>
        </w:r>
      </w:ins>
      <w:del w:id="42" w:author="Rodrigo Werle" w:date="2023-02-27T16:12:00Z">
        <w:r w:rsidDel="00CF2B33">
          <w:rPr>
            <w:rFonts w:ascii="Times New Roman" w:hAnsi="Times New Roman" w:cs="Times New Roman"/>
          </w:rPr>
          <w:delText xml:space="preserve">CC </w:delText>
        </w:r>
      </w:del>
      <w:ins w:id="43" w:author="Rodrigo Werle" w:date="2023-02-27T16:12:00Z">
        <w:r w:rsidR="00CF2B33">
          <w:rPr>
            <w:rFonts w:ascii="Times New Roman" w:hAnsi="Times New Roman" w:cs="Times New Roman"/>
          </w:rPr>
          <w:t>cover crop</w:t>
        </w:r>
        <w:r w:rsidR="00CF2B33">
          <w:rPr>
            <w:rFonts w:ascii="Times New Roman" w:hAnsi="Times New Roman" w:cs="Times New Roman"/>
          </w:rPr>
          <w:t xml:space="preserve"> </w:t>
        </w:r>
      </w:ins>
      <w:r>
        <w:rPr>
          <w:rFonts w:ascii="Times New Roman" w:hAnsi="Times New Roman" w:cs="Times New Roman"/>
        </w:rPr>
        <w:t>in the fall (</w:t>
      </w:r>
      <w:del w:id="44" w:author="Rodrigo Werle" w:date="2023-02-27T19:00:00Z">
        <w:r w:rsidDel="00042D9F">
          <w:rPr>
            <w:rFonts w:ascii="Times New Roman" w:hAnsi="Times New Roman" w:cs="Times New Roman"/>
          </w:rPr>
          <w:delText xml:space="preserve">we need to </w:delText>
        </w:r>
      </w:del>
      <w:ins w:id="45" w:author="Rodrigo Werle" w:date="2023-02-27T19:00:00Z">
        <w:r w:rsidR="00042D9F">
          <w:rPr>
            <w:rFonts w:ascii="Times New Roman" w:hAnsi="Times New Roman" w:cs="Times New Roman"/>
          </w:rPr>
          <w:t xml:space="preserve">proper cover crop </w:t>
        </w:r>
      </w:ins>
      <w:del w:id="46" w:author="Rodrigo Werle" w:date="2023-02-27T19:01:00Z">
        <w:r w:rsidDel="00042D9F">
          <w:rPr>
            <w:rFonts w:ascii="Times New Roman" w:hAnsi="Times New Roman" w:cs="Times New Roman"/>
          </w:rPr>
          <w:delText>manage</w:delText>
        </w:r>
      </w:del>
      <w:ins w:id="47" w:author="Rodrigo Werle" w:date="2023-02-27T19:01:00Z">
        <w:r w:rsidR="00042D9F">
          <w:rPr>
            <w:rFonts w:ascii="Times New Roman" w:hAnsi="Times New Roman" w:cs="Times New Roman"/>
          </w:rPr>
          <w:t>management</w:t>
        </w:r>
      </w:ins>
      <w:r>
        <w:rPr>
          <w:rFonts w:ascii="Times New Roman" w:hAnsi="Times New Roman" w:cs="Times New Roman"/>
        </w:rPr>
        <w:t xml:space="preserve"> </w:t>
      </w:r>
      <w:del w:id="48" w:author="Rodrigo Werle" w:date="2023-02-27T19:00:00Z">
        <w:r w:rsidDel="00042D9F">
          <w:rPr>
            <w:rFonts w:ascii="Times New Roman" w:hAnsi="Times New Roman" w:cs="Times New Roman"/>
          </w:rPr>
          <w:delText>it</w:delText>
        </w:r>
      </w:del>
      <w:ins w:id="49" w:author="Rodrigo Werle" w:date="2023-02-27T19:00:00Z">
        <w:r w:rsidR="00042D9F">
          <w:rPr>
            <w:rFonts w:ascii="Times New Roman" w:hAnsi="Times New Roman" w:cs="Times New Roman"/>
          </w:rPr>
          <w:t xml:space="preserve">is </w:t>
        </w:r>
      </w:ins>
      <w:ins w:id="50" w:author="Rodrigo Werle" w:date="2023-02-27T19:02:00Z">
        <w:r w:rsidR="00042D9F">
          <w:rPr>
            <w:rFonts w:ascii="Times New Roman" w:hAnsi="Times New Roman" w:cs="Times New Roman"/>
          </w:rPr>
          <w:t>necessary</w:t>
        </w:r>
      </w:ins>
      <w:r>
        <w:rPr>
          <w:rFonts w:ascii="Times New Roman" w:hAnsi="Times New Roman" w:cs="Times New Roman"/>
        </w:rPr>
        <w:t xml:space="preserve">). That is where the </w:t>
      </w:r>
      <w:ins w:id="51" w:author="Rodrigo Werle" w:date="2023-02-27T16:12:00Z">
        <w:r w:rsidR="00CF2B33" w:rsidRPr="00CF2B33">
          <w:rPr>
            <w:rFonts w:ascii="Times New Roman" w:hAnsi="Times New Roman" w:cs="Times New Roman"/>
            <w:b/>
            <w:bCs/>
            <w:rPrChange w:id="52" w:author="Rodrigo Werle" w:date="2023-02-27T16:12:00Z">
              <w:rPr>
                <w:rFonts w:ascii="Times New Roman" w:hAnsi="Times New Roman" w:cs="Times New Roman"/>
              </w:rPr>
            </w:rPrChange>
          </w:rPr>
          <w:t>“</w:t>
        </w:r>
      </w:ins>
      <w:r w:rsidRPr="00CF2B33">
        <w:rPr>
          <w:rFonts w:ascii="Times New Roman" w:hAnsi="Times New Roman" w:cs="Times New Roman"/>
          <w:b/>
          <w:bCs/>
          <w:rPrChange w:id="53" w:author="Rodrigo Werle" w:date="2023-02-27T16:12:00Z">
            <w:rPr>
              <w:rFonts w:ascii="Times New Roman" w:hAnsi="Times New Roman" w:cs="Times New Roman"/>
            </w:rPr>
          </w:rPrChange>
        </w:rPr>
        <w:t>planting green system</w:t>
      </w:r>
      <w:ins w:id="54" w:author="Rodrigo Werle" w:date="2023-02-27T16:12:00Z">
        <w:r w:rsidR="00CF2B33" w:rsidRPr="00CF2B33">
          <w:rPr>
            <w:rFonts w:ascii="Times New Roman" w:hAnsi="Times New Roman" w:cs="Times New Roman"/>
            <w:b/>
            <w:bCs/>
            <w:rPrChange w:id="55" w:author="Rodrigo Werle" w:date="2023-02-27T16:12:00Z">
              <w:rPr>
                <w:rFonts w:ascii="Times New Roman" w:hAnsi="Times New Roman" w:cs="Times New Roman"/>
              </w:rPr>
            </w:rPrChange>
          </w:rPr>
          <w:t>”</w:t>
        </w:r>
      </w:ins>
      <w:r>
        <w:rPr>
          <w:rFonts w:ascii="Times New Roman" w:hAnsi="Times New Roman" w:cs="Times New Roman"/>
        </w:rPr>
        <w:t xml:space="preserve"> comes in to help </w:t>
      </w:r>
      <w:ins w:id="56" w:author="Rodrigo Werle" w:date="2023-02-27T19:56:00Z">
        <w:r w:rsidR="003A3FC2">
          <w:rPr>
            <w:rFonts w:ascii="Times New Roman" w:hAnsi="Times New Roman" w:cs="Times New Roman"/>
          </w:rPr>
          <w:t xml:space="preserve">you </w:t>
        </w:r>
      </w:ins>
      <w:ins w:id="57" w:author="Rodrigo Werle" w:date="2023-02-27T19:26:00Z">
        <w:r w:rsidR="005B31CE">
          <w:rPr>
            <w:rFonts w:ascii="Times New Roman" w:hAnsi="Times New Roman" w:cs="Times New Roman"/>
          </w:rPr>
          <w:t xml:space="preserve">provide </w:t>
        </w:r>
      </w:ins>
      <w:del w:id="58" w:author="Rodrigo Werle" w:date="2023-02-27T19:54:00Z">
        <w:r w:rsidDel="003A3FC2">
          <w:rPr>
            <w:rFonts w:ascii="Times New Roman" w:hAnsi="Times New Roman" w:cs="Times New Roman"/>
          </w:rPr>
          <w:delText>you</w:delText>
        </w:r>
      </w:del>
      <w:ins w:id="59" w:author="Rodrigo Werle" w:date="2023-02-27T19:56:00Z">
        <w:r w:rsidR="003A3FC2">
          <w:rPr>
            <w:rFonts w:ascii="Times New Roman" w:hAnsi="Times New Roman" w:cs="Times New Roman"/>
          </w:rPr>
          <w:t>your</w:t>
        </w:r>
      </w:ins>
      <w:ins w:id="60" w:author="Rodrigo Werle" w:date="2023-02-27T19:54:00Z">
        <w:r w:rsidR="003A3FC2">
          <w:rPr>
            <w:rFonts w:ascii="Times New Roman" w:hAnsi="Times New Roman" w:cs="Times New Roman"/>
          </w:rPr>
          <w:t xml:space="preserve"> </w:t>
        </w:r>
      </w:ins>
      <w:ins w:id="61" w:author="Rodrigo Werle" w:date="2023-02-27T19:02:00Z">
        <w:r w:rsidR="00042D9F">
          <w:rPr>
            <w:rFonts w:ascii="Times New Roman" w:hAnsi="Times New Roman" w:cs="Times New Roman"/>
          </w:rPr>
          <w:t xml:space="preserve">cover crop </w:t>
        </w:r>
      </w:ins>
      <w:ins w:id="62" w:author="Rodrigo Werle" w:date="2023-02-27T19:26:00Z">
        <w:r w:rsidR="005B31CE">
          <w:rPr>
            <w:rFonts w:ascii="Times New Roman" w:hAnsi="Times New Roman" w:cs="Times New Roman"/>
          </w:rPr>
          <w:t xml:space="preserve">an opportunity to </w:t>
        </w:r>
      </w:ins>
      <w:del w:id="63" w:author="Rodrigo Werle" w:date="2023-02-27T19:02:00Z">
        <w:r w:rsidDel="00042D9F">
          <w:rPr>
            <w:rFonts w:ascii="Times New Roman" w:hAnsi="Times New Roman" w:cs="Times New Roman"/>
          </w:rPr>
          <w:delText xml:space="preserve"> </w:delText>
        </w:r>
      </w:del>
      <w:r>
        <w:rPr>
          <w:rFonts w:ascii="Times New Roman" w:hAnsi="Times New Roman" w:cs="Times New Roman"/>
        </w:rPr>
        <w:t xml:space="preserve">accumulate </w:t>
      </w:r>
      <w:del w:id="64" w:author="Rodrigo Werle" w:date="2023-02-27T19:26:00Z">
        <w:r w:rsidDel="005B31CE">
          <w:rPr>
            <w:rFonts w:ascii="Times New Roman" w:hAnsi="Times New Roman" w:cs="Times New Roman"/>
          </w:rPr>
          <w:delText xml:space="preserve">an </w:delText>
        </w:r>
      </w:del>
      <w:r>
        <w:rPr>
          <w:rFonts w:ascii="Times New Roman" w:hAnsi="Times New Roman" w:cs="Times New Roman"/>
        </w:rPr>
        <w:t>adequate level</w:t>
      </w:r>
      <w:ins w:id="65" w:author="Rodrigo Werle" w:date="2023-02-27T19:26:00Z">
        <w:r w:rsidR="005B31CE">
          <w:rPr>
            <w:rFonts w:ascii="Times New Roman" w:hAnsi="Times New Roman" w:cs="Times New Roman"/>
          </w:rPr>
          <w:t>s</w:t>
        </w:r>
      </w:ins>
      <w:r>
        <w:rPr>
          <w:rFonts w:ascii="Times New Roman" w:hAnsi="Times New Roman" w:cs="Times New Roman"/>
        </w:rPr>
        <w:t xml:space="preserve"> of </w:t>
      </w:r>
      <w:del w:id="66" w:author="Rodrigo Werle" w:date="2023-02-27T19:02:00Z">
        <w:r w:rsidDel="00042D9F">
          <w:rPr>
            <w:rFonts w:ascii="Times New Roman" w:hAnsi="Times New Roman" w:cs="Times New Roman"/>
          </w:rPr>
          <w:delText xml:space="preserve">CC </w:delText>
        </w:r>
      </w:del>
      <w:r>
        <w:rPr>
          <w:rFonts w:ascii="Times New Roman" w:hAnsi="Times New Roman" w:cs="Times New Roman"/>
        </w:rPr>
        <w:t>biomass (</w:t>
      </w:r>
      <w:ins w:id="67" w:author="Rodrigo Werle" w:date="2023-02-27T19:15:00Z">
        <w:r w:rsidR="00880665">
          <w:rPr>
            <w:rFonts w:ascii="Times New Roman" w:hAnsi="Times New Roman" w:cs="Times New Roman"/>
          </w:rPr>
          <w:t>≥</w:t>
        </w:r>
      </w:ins>
      <w:r>
        <w:rPr>
          <w:rFonts w:ascii="Times New Roman" w:hAnsi="Times New Roman" w:cs="Times New Roman"/>
        </w:rPr>
        <w:t>4</w:t>
      </w:r>
      <w:del w:id="68" w:author="Rodrigo Werle" w:date="2023-02-27T19:02:00Z">
        <w:r w:rsidDel="00042D9F">
          <w:rPr>
            <w:rFonts w:ascii="Times New Roman" w:hAnsi="Times New Roman" w:cs="Times New Roman"/>
          </w:rPr>
          <w:delText>,5</w:delText>
        </w:r>
      </w:del>
      <w:ins w:id="69" w:author="Rodrigo Werle" w:date="2023-02-27T19:02:00Z">
        <w:r w:rsidR="00042D9F">
          <w:rPr>
            <w:rFonts w:ascii="Times New Roman" w:hAnsi="Times New Roman" w:cs="Times New Roman"/>
          </w:rPr>
          <w:t>,</w:t>
        </w:r>
      </w:ins>
      <w:ins w:id="70" w:author="Rodrigo Werle" w:date="2023-02-27T19:14:00Z">
        <w:r w:rsidR="00880665">
          <w:rPr>
            <w:rFonts w:ascii="Times New Roman" w:hAnsi="Times New Roman" w:cs="Times New Roman"/>
          </w:rPr>
          <w:t>5</w:t>
        </w:r>
      </w:ins>
      <w:ins w:id="71" w:author="Rodrigo Werle" w:date="2023-02-27T19:02:00Z">
        <w:r w:rsidR="00042D9F">
          <w:rPr>
            <w:rFonts w:ascii="Times New Roman" w:hAnsi="Times New Roman" w:cs="Times New Roman"/>
          </w:rPr>
          <w:t>0</w:t>
        </w:r>
      </w:ins>
      <w:del w:id="72" w:author="Rodrigo Werle" w:date="2023-02-27T19:02:00Z">
        <w:r w:rsidDel="00042D9F">
          <w:rPr>
            <w:rFonts w:ascii="Times New Roman" w:hAnsi="Times New Roman" w:cs="Times New Roman"/>
          </w:rPr>
          <w:delText>0</w:delText>
        </w:r>
      </w:del>
      <w:r>
        <w:rPr>
          <w:rFonts w:ascii="Times New Roman" w:hAnsi="Times New Roman" w:cs="Times New Roman"/>
        </w:rPr>
        <w:t xml:space="preserve">0 </w:t>
      </w:r>
      <w:proofErr w:type="spellStart"/>
      <w:r>
        <w:rPr>
          <w:rFonts w:ascii="Times New Roman" w:hAnsi="Times New Roman" w:cs="Times New Roman"/>
        </w:rPr>
        <w:t>lbs</w:t>
      </w:r>
      <w:proofErr w:type="spellEnd"/>
      <w:r>
        <w:rPr>
          <w:rFonts w:ascii="Times New Roman" w:hAnsi="Times New Roman" w:cs="Times New Roman"/>
        </w:rPr>
        <w:t xml:space="preserve"> acre). If you are not familiar with th</w:t>
      </w:r>
      <w:ins w:id="73" w:author="Rodrigo Werle" w:date="2023-02-27T19:03:00Z">
        <w:r w:rsidR="00042D9F">
          <w:rPr>
            <w:rFonts w:ascii="Times New Roman" w:hAnsi="Times New Roman" w:cs="Times New Roman"/>
          </w:rPr>
          <w:t>is</w:t>
        </w:r>
      </w:ins>
      <w:del w:id="74" w:author="Rodrigo Werle" w:date="2023-02-27T19:03:00Z">
        <w:r w:rsidDel="00042D9F">
          <w:rPr>
            <w:rFonts w:ascii="Times New Roman" w:hAnsi="Times New Roman" w:cs="Times New Roman"/>
          </w:rPr>
          <w:delText>e</w:delText>
        </w:r>
      </w:del>
      <w:r>
        <w:rPr>
          <w:rFonts w:ascii="Times New Roman" w:hAnsi="Times New Roman" w:cs="Times New Roman"/>
        </w:rPr>
        <w:t xml:space="preserve"> system, planting green is when </w:t>
      </w:r>
      <w:del w:id="75" w:author="Rodrigo Werle" w:date="2023-02-27T16:12:00Z">
        <w:r w:rsidDel="00CF2B33">
          <w:rPr>
            <w:rFonts w:ascii="Times New Roman" w:hAnsi="Times New Roman" w:cs="Times New Roman"/>
          </w:rPr>
          <w:delText xml:space="preserve">CC </w:delText>
        </w:r>
      </w:del>
      <w:ins w:id="76" w:author="Rodrigo Werle" w:date="2023-02-27T16:12:00Z">
        <w:r w:rsidR="00CF2B33">
          <w:rPr>
            <w:rFonts w:ascii="Times New Roman" w:hAnsi="Times New Roman" w:cs="Times New Roman"/>
          </w:rPr>
          <w:t>the cover crop</w:t>
        </w:r>
        <w:r w:rsidR="00CF2B33">
          <w:rPr>
            <w:rFonts w:ascii="Times New Roman" w:hAnsi="Times New Roman" w:cs="Times New Roman"/>
          </w:rPr>
          <w:t xml:space="preserve"> </w:t>
        </w:r>
      </w:ins>
      <w:r>
        <w:rPr>
          <w:rFonts w:ascii="Times New Roman" w:hAnsi="Times New Roman" w:cs="Times New Roman"/>
        </w:rPr>
        <w:t>termination is postponed until</w:t>
      </w:r>
      <w:ins w:id="77" w:author="Rodrigo Werle" w:date="2023-02-27T16:13:00Z">
        <w:r w:rsidR="00CF2B33">
          <w:rPr>
            <w:rFonts w:ascii="Times New Roman" w:hAnsi="Times New Roman" w:cs="Times New Roman"/>
          </w:rPr>
          <w:t xml:space="preserve"> or after the</w:t>
        </w:r>
      </w:ins>
      <w:r>
        <w:rPr>
          <w:rFonts w:ascii="Times New Roman" w:hAnsi="Times New Roman" w:cs="Times New Roman"/>
        </w:rPr>
        <w:t xml:space="preserve"> soybean planting to give the </w:t>
      </w:r>
      <w:del w:id="78" w:author="Rodrigo Werle" w:date="2023-02-27T16:13:00Z">
        <w:r w:rsidDel="00CF2B33">
          <w:rPr>
            <w:rFonts w:ascii="Times New Roman" w:hAnsi="Times New Roman" w:cs="Times New Roman"/>
          </w:rPr>
          <w:delText xml:space="preserve">CC </w:delText>
        </w:r>
      </w:del>
      <w:ins w:id="79" w:author="Rodrigo Werle" w:date="2023-02-27T16:13:00Z">
        <w:r w:rsidR="00CF2B33">
          <w:rPr>
            <w:rFonts w:ascii="Times New Roman" w:hAnsi="Times New Roman" w:cs="Times New Roman"/>
          </w:rPr>
          <w:t xml:space="preserve">cover crop </w:t>
        </w:r>
      </w:ins>
      <w:r>
        <w:rPr>
          <w:rFonts w:ascii="Times New Roman" w:hAnsi="Times New Roman" w:cs="Times New Roman"/>
        </w:rPr>
        <w:t xml:space="preserve">extra time to </w:t>
      </w:r>
      <w:del w:id="80" w:author="Rodrigo Werle" w:date="2023-02-27T20:25:00Z">
        <w:r w:rsidDel="00746E0A">
          <w:rPr>
            <w:rFonts w:ascii="Times New Roman" w:hAnsi="Times New Roman" w:cs="Times New Roman"/>
          </w:rPr>
          <w:delText>grow in the spring</w:delText>
        </w:r>
      </w:del>
      <w:ins w:id="81" w:author="Rodrigo Werle" w:date="2023-02-27T20:26:00Z">
        <w:r w:rsidR="00746E0A">
          <w:rPr>
            <w:rFonts w:ascii="Times New Roman" w:hAnsi="Times New Roman" w:cs="Times New Roman"/>
          </w:rPr>
          <w:t>grow</w:t>
        </w:r>
      </w:ins>
      <w:r>
        <w:rPr>
          <w:rFonts w:ascii="Times New Roman" w:hAnsi="Times New Roman" w:cs="Times New Roman"/>
        </w:rPr>
        <w:t xml:space="preserve">. So instead of terminating the </w:t>
      </w:r>
      <w:del w:id="82" w:author="Rodrigo Werle" w:date="2023-02-27T16:13:00Z">
        <w:r w:rsidDel="00CF2B33">
          <w:rPr>
            <w:rFonts w:ascii="Times New Roman" w:hAnsi="Times New Roman" w:cs="Times New Roman"/>
          </w:rPr>
          <w:delText xml:space="preserve">CC </w:delText>
        </w:r>
      </w:del>
      <w:ins w:id="83" w:author="Rodrigo Werle" w:date="2023-02-27T16:13:00Z">
        <w:r w:rsidR="00CF2B33">
          <w:rPr>
            <w:rFonts w:ascii="Times New Roman" w:hAnsi="Times New Roman" w:cs="Times New Roman"/>
          </w:rPr>
          <w:t xml:space="preserve">cover crop </w:t>
        </w:r>
      </w:ins>
      <w:r>
        <w:rPr>
          <w:rFonts w:ascii="Times New Roman" w:hAnsi="Times New Roman" w:cs="Times New Roman"/>
        </w:rPr>
        <w:t>one to two weeks before soybean planting (which most</w:t>
      </w:r>
      <w:ins w:id="84" w:author="Rodrigo Werle" w:date="2023-02-27T16:13:00Z">
        <w:r w:rsidR="00CF2B33">
          <w:rPr>
            <w:rFonts w:ascii="Times New Roman" w:hAnsi="Times New Roman" w:cs="Times New Roman"/>
          </w:rPr>
          <w:t xml:space="preserve"> farmers</w:t>
        </w:r>
      </w:ins>
      <w:r>
        <w:rPr>
          <w:rFonts w:ascii="Times New Roman" w:hAnsi="Times New Roman" w:cs="Times New Roman"/>
        </w:rPr>
        <w:t xml:space="preserve"> </w:t>
      </w:r>
      <w:ins w:id="85" w:author="Rodrigo Werle" w:date="2023-02-27T16:13:00Z">
        <w:r w:rsidR="00CF2B33">
          <w:rPr>
            <w:rFonts w:ascii="Times New Roman" w:hAnsi="Times New Roman" w:cs="Times New Roman"/>
          </w:rPr>
          <w:t xml:space="preserve">adopting cover crops currently </w:t>
        </w:r>
      </w:ins>
      <w:del w:id="86" w:author="Rodrigo Werle" w:date="2023-02-27T16:13:00Z">
        <w:r w:rsidDel="00CF2B33">
          <w:rPr>
            <w:rFonts w:ascii="Times New Roman" w:hAnsi="Times New Roman" w:cs="Times New Roman"/>
          </w:rPr>
          <w:delText xml:space="preserve">farmers </w:delText>
        </w:r>
      </w:del>
      <w:r>
        <w:rPr>
          <w:rFonts w:ascii="Times New Roman" w:hAnsi="Times New Roman" w:cs="Times New Roman"/>
        </w:rPr>
        <w:t xml:space="preserve">do), the termination is done when the soybean </w:t>
      </w:r>
      <w:ins w:id="87" w:author="Rodrigo Werle" w:date="2023-02-27T19:27:00Z">
        <w:r w:rsidR="005B31CE">
          <w:rPr>
            <w:rFonts w:ascii="Times New Roman" w:hAnsi="Times New Roman" w:cs="Times New Roman"/>
          </w:rPr>
          <w:t xml:space="preserve">crop </w:t>
        </w:r>
      </w:ins>
      <w:r>
        <w:rPr>
          <w:rFonts w:ascii="Times New Roman" w:hAnsi="Times New Roman" w:cs="Times New Roman"/>
        </w:rPr>
        <w:t xml:space="preserve">is established to help the </w:t>
      </w:r>
      <w:ins w:id="88" w:author="Rodrigo Werle" w:date="2023-02-27T19:55:00Z">
        <w:r w:rsidR="003A3FC2">
          <w:rPr>
            <w:rFonts w:ascii="Times New Roman" w:hAnsi="Times New Roman" w:cs="Times New Roman"/>
          </w:rPr>
          <w:t xml:space="preserve">cereal rye </w:t>
        </w:r>
      </w:ins>
      <w:ins w:id="89" w:author="Rodrigo Werle" w:date="2023-02-27T19:16:00Z">
        <w:r w:rsidR="00880665">
          <w:rPr>
            <w:rFonts w:ascii="Times New Roman" w:hAnsi="Times New Roman" w:cs="Times New Roman"/>
          </w:rPr>
          <w:t>cover crop</w:t>
        </w:r>
      </w:ins>
      <w:del w:id="90" w:author="Rodrigo Werle" w:date="2023-02-27T19:16:00Z">
        <w:r w:rsidDel="00880665">
          <w:rPr>
            <w:rFonts w:ascii="Times New Roman" w:hAnsi="Times New Roman" w:cs="Times New Roman"/>
          </w:rPr>
          <w:delText>CC to</w:delText>
        </w:r>
      </w:del>
      <w:r>
        <w:rPr>
          <w:rFonts w:ascii="Times New Roman" w:hAnsi="Times New Roman" w:cs="Times New Roman"/>
        </w:rPr>
        <w:t xml:space="preserve"> accumulate those </w:t>
      </w:r>
      <w:ins w:id="91" w:author="Rodrigo Werle" w:date="2023-02-27T19:27:00Z">
        <w:r w:rsidR="005B31CE">
          <w:rPr>
            <w:rFonts w:ascii="Times New Roman" w:hAnsi="Times New Roman" w:cs="Times New Roman"/>
          </w:rPr>
          <w:t xml:space="preserve">valuable </w:t>
        </w:r>
      </w:ins>
      <w:r>
        <w:rPr>
          <w:rFonts w:ascii="Times New Roman" w:hAnsi="Times New Roman" w:cs="Times New Roman"/>
        </w:rPr>
        <w:t xml:space="preserve">4,500 </w:t>
      </w:r>
      <w:proofErr w:type="spellStart"/>
      <w:r>
        <w:rPr>
          <w:rFonts w:ascii="Times New Roman" w:hAnsi="Times New Roman" w:cs="Times New Roman"/>
        </w:rPr>
        <w:t>lbs</w:t>
      </w:r>
      <w:proofErr w:type="spellEnd"/>
      <w:r>
        <w:rPr>
          <w:rFonts w:ascii="Times New Roman" w:hAnsi="Times New Roman" w:cs="Times New Roman"/>
        </w:rPr>
        <w:t xml:space="preserve"> of </w:t>
      </w:r>
      <w:ins w:id="92" w:author="Rodrigo Werle" w:date="2023-02-27T19:55:00Z">
        <w:r w:rsidR="003A3FC2">
          <w:rPr>
            <w:rFonts w:ascii="Times New Roman" w:hAnsi="Times New Roman" w:cs="Times New Roman"/>
          </w:rPr>
          <w:t xml:space="preserve">dry </w:t>
        </w:r>
      </w:ins>
      <w:r>
        <w:rPr>
          <w:rFonts w:ascii="Times New Roman" w:hAnsi="Times New Roman" w:cs="Times New Roman"/>
        </w:rPr>
        <w:t>biomass</w:t>
      </w:r>
      <w:ins w:id="93" w:author="Rodrigo Werle" w:date="2023-02-27T19:28:00Z">
        <w:r w:rsidR="005B31CE">
          <w:rPr>
            <w:rFonts w:ascii="Times New Roman" w:hAnsi="Times New Roman" w:cs="Times New Roman"/>
          </w:rPr>
          <w:t xml:space="preserve"> for effective </w:t>
        </w:r>
        <w:proofErr w:type="spellStart"/>
        <w:r w:rsidR="005B31CE">
          <w:rPr>
            <w:rFonts w:ascii="Times New Roman" w:hAnsi="Times New Roman" w:cs="Times New Roman"/>
          </w:rPr>
          <w:t>waterhemp</w:t>
        </w:r>
        <w:proofErr w:type="spellEnd"/>
        <w:r w:rsidR="005B31CE">
          <w:rPr>
            <w:rFonts w:ascii="Times New Roman" w:hAnsi="Times New Roman" w:cs="Times New Roman"/>
          </w:rPr>
          <w:t xml:space="preserve"> suppression</w:t>
        </w:r>
      </w:ins>
      <w:r>
        <w:rPr>
          <w:rFonts w:ascii="Times New Roman" w:hAnsi="Times New Roman" w:cs="Times New Roman"/>
        </w:rPr>
        <w:t xml:space="preserve">. Another potential benefit of this approach is that in case you are planning to spray a PRE-emergence </w:t>
      </w:r>
      <w:del w:id="94" w:author="Rodrigo Werle" w:date="2023-02-27T19:57:00Z">
        <w:r w:rsidDel="003A3FC2">
          <w:rPr>
            <w:rFonts w:ascii="Times New Roman" w:hAnsi="Times New Roman" w:cs="Times New Roman"/>
          </w:rPr>
          <w:delText xml:space="preserve">(PRE) </w:delText>
        </w:r>
      </w:del>
      <w:r>
        <w:rPr>
          <w:rFonts w:ascii="Times New Roman" w:hAnsi="Times New Roman" w:cs="Times New Roman"/>
        </w:rPr>
        <w:t>herbicide at soybean planting</w:t>
      </w:r>
      <w:ins w:id="95" w:author="Rodrigo Werle" w:date="2023-02-27T19:28:00Z">
        <w:r w:rsidR="005B31CE">
          <w:rPr>
            <w:rFonts w:ascii="Times New Roman" w:hAnsi="Times New Roman" w:cs="Times New Roman"/>
          </w:rPr>
          <w:t xml:space="preserve"> (which we hope you do)</w:t>
        </w:r>
      </w:ins>
      <w:r>
        <w:rPr>
          <w:rFonts w:ascii="Times New Roman" w:hAnsi="Times New Roman" w:cs="Times New Roman"/>
        </w:rPr>
        <w:t>, you can combine the</w:t>
      </w:r>
      <w:ins w:id="96" w:author="Rodrigo Werle" w:date="2023-02-27T19:57:00Z">
        <w:r w:rsidR="003A3FC2">
          <w:rPr>
            <w:rFonts w:ascii="Times New Roman" w:hAnsi="Times New Roman" w:cs="Times New Roman"/>
          </w:rPr>
          <w:t xml:space="preserve"> chemical</w:t>
        </w:r>
      </w:ins>
      <w:r>
        <w:rPr>
          <w:rFonts w:ascii="Times New Roman" w:hAnsi="Times New Roman" w:cs="Times New Roman"/>
        </w:rPr>
        <w:t xml:space="preserve"> </w:t>
      </w:r>
      <w:ins w:id="97" w:author="Rodrigo Werle" w:date="2023-02-27T19:28:00Z">
        <w:r w:rsidR="005B31CE">
          <w:rPr>
            <w:rFonts w:ascii="Times New Roman" w:hAnsi="Times New Roman" w:cs="Times New Roman"/>
          </w:rPr>
          <w:t xml:space="preserve">cereal rye </w:t>
        </w:r>
      </w:ins>
      <w:r>
        <w:rPr>
          <w:rFonts w:ascii="Times New Roman" w:hAnsi="Times New Roman" w:cs="Times New Roman"/>
        </w:rPr>
        <w:t xml:space="preserve">termination (glyphosate </w:t>
      </w:r>
      <w:ins w:id="98" w:author="Rodrigo Werle" w:date="2023-02-27T16:14:00Z">
        <w:r w:rsidR="00CF2B33">
          <w:rPr>
            <w:rFonts w:ascii="Times New Roman" w:hAnsi="Times New Roman" w:cs="Times New Roman"/>
          </w:rPr>
          <w:t xml:space="preserve">serves that purpose very well </w:t>
        </w:r>
      </w:ins>
      <w:del w:id="99" w:author="Rodrigo Werle" w:date="2023-02-27T16:14:00Z">
        <w:r w:rsidDel="00CF2B33">
          <w:rPr>
            <w:rFonts w:ascii="Times New Roman" w:hAnsi="Times New Roman" w:cs="Times New Roman"/>
          </w:rPr>
          <w:delText>works well</w:delText>
        </w:r>
      </w:del>
      <w:ins w:id="100" w:author="Rodrigo Werle" w:date="2023-02-27T16:14:00Z">
        <w:r w:rsidR="00CF2B33">
          <w:rPr>
            <w:rFonts w:ascii="Times New Roman" w:hAnsi="Times New Roman" w:cs="Times New Roman"/>
          </w:rPr>
          <w:t>according to our research</w:t>
        </w:r>
      </w:ins>
      <w:r>
        <w:rPr>
          <w:rFonts w:ascii="Times New Roman" w:hAnsi="Times New Roman" w:cs="Times New Roman"/>
        </w:rPr>
        <w:t>) and the PRE</w:t>
      </w:r>
      <w:ins w:id="101" w:author="Rodrigo Werle" w:date="2023-02-27T19:57:00Z">
        <w:r w:rsidR="003A3FC2">
          <w:rPr>
            <w:rFonts w:ascii="Times New Roman" w:hAnsi="Times New Roman" w:cs="Times New Roman"/>
          </w:rPr>
          <w:t xml:space="preserve">-emergence soil residual herbicide </w:t>
        </w:r>
      </w:ins>
      <w:del w:id="102" w:author="Rodrigo Werle" w:date="2023-02-27T19:57:00Z">
        <w:r w:rsidDel="003A3FC2">
          <w:rPr>
            <w:rFonts w:ascii="Times New Roman" w:hAnsi="Times New Roman" w:cs="Times New Roman"/>
          </w:rPr>
          <w:delText xml:space="preserve"> </w:delText>
        </w:r>
      </w:del>
      <w:r>
        <w:rPr>
          <w:rFonts w:ascii="Times New Roman" w:hAnsi="Times New Roman" w:cs="Times New Roman"/>
        </w:rPr>
        <w:t xml:space="preserve">application </w:t>
      </w:r>
      <w:ins w:id="103" w:author="Rodrigo Werle" w:date="2023-02-27T19:04:00Z">
        <w:r w:rsidR="00042D9F">
          <w:rPr>
            <w:rFonts w:ascii="Times New Roman" w:hAnsi="Times New Roman" w:cs="Times New Roman"/>
          </w:rPr>
          <w:t xml:space="preserve">all </w:t>
        </w:r>
      </w:ins>
      <w:r>
        <w:rPr>
          <w:rFonts w:ascii="Times New Roman" w:hAnsi="Times New Roman" w:cs="Times New Roman"/>
        </w:rPr>
        <w:t xml:space="preserve">in one </w:t>
      </w:r>
      <w:del w:id="104" w:author="Rodrigo Werle" w:date="2023-02-27T19:57:00Z">
        <w:r w:rsidDel="003A3FC2">
          <w:rPr>
            <w:rFonts w:ascii="Times New Roman" w:hAnsi="Times New Roman" w:cs="Times New Roman"/>
          </w:rPr>
          <w:delText xml:space="preserve">single </w:delText>
        </w:r>
      </w:del>
      <w:del w:id="105" w:author="Rodrigo Werle" w:date="2023-02-27T19:04:00Z">
        <w:r w:rsidDel="00042D9F">
          <w:rPr>
            <w:rFonts w:ascii="Times New Roman" w:hAnsi="Times New Roman" w:cs="Times New Roman"/>
          </w:rPr>
          <w:delText>operation</w:delText>
        </w:r>
      </w:del>
      <w:ins w:id="106" w:author="Rodrigo Werle" w:date="2023-02-27T19:04:00Z">
        <w:r w:rsidR="00042D9F">
          <w:rPr>
            <w:rFonts w:ascii="Times New Roman" w:hAnsi="Times New Roman" w:cs="Times New Roman"/>
          </w:rPr>
          <w:t>pass</w:t>
        </w:r>
      </w:ins>
      <w:r>
        <w:rPr>
          <w:rFonts w:ascii="Times New Roman" w:hAnsi="Times New Roman" w:cs="Times New Roman"/>
        </w:rPr>
        <w:t>.</w:t>
      </w:r>
    </w:p>
    <w:p w14:paraId="179EC154" w14:textId="3E9199EF" w:rsidR="00DC2A32" w:rsidRDefault="00DC2A32" w:rsidP="00DC2A32">
      <w:pPr>
        <w:ind w:firstLine="720"/>
        <w:rPr>
          <w:ins w:id="107" w:author="Rodrigo Werle" w:date="2023-02-27T19:04:00Z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72CB3339" w14:textId="77777777" w:rsidR="00042D9F" w:rsidRDefault="00042D9F" w:rsidP="00DC2A32">
      <w:pPr>
        <w:ind w:firstLine="720"/>
        <w:rPr>
          <w:rFonts w:ascii="Times New Roman" w:hAnsi="Times New Roman" w:cs="Times New Roman"/>
        </w:rPr>
      </w:pPr>
    </w:p>
    <w:p w14:paraId="406B8437" w14:textId="6E3D3863" w:rsidR="00DC2A32" w:rsidRDefault="00DC2A32" w:rsidP="00DC2A32">
      <w:pPr>
        <w:ind w:firstLine="720"/>
        <w:rPr>
          <w:ins w:id="108" w:author="Rodrigo Werle" w:date="2023-02-27T16:15:00Z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one fear most farmers have when </w:t>
      </w:r>
      <w:proofErr w:type="gramStart"/>
      <w:r>
        <w:rPr>
          <w:rFonts w:ascii="Times New Roman" w:hAnsi="Times New Roman" w:cs="Times New Roman"/>
        </w:rPr>
        <w:t>adopting</w:t>
      </w:r>
      <w:proofErr w:type="gramEnd"/>
      <w:r>
        <w:rPr>
          <w:rFonts w:ascii="Times New Roman" w:hAnsi="Times New Roman" w:cs="Times New Roman"/>
        </w:rPr>
        <w:t xml:space="preserve"> this system is </w:t>
      </w:r>
      <w:ins w:id="109" w:author="Rodrigo Werle" w:date="2023-02-27T16:56:00Z">
        <w:r w:rsidR="00233977">
          <w:rPr>
            <w:rFonts w:ascii="Times New Roman" w:hAnsi="Times New Roman" w:cs="Times New Roman"/>
          </w:rPr>
          <w:t xml:space="preserve">the potential </w:t>
        </w:r>
      </w:ins>
      <w:ins w:id="110" w:author="Rodrigo Werle" w:date="2023-02-27T16:14:00Z">
        <w:r w:rsidR="00CF2B33">
          <w:rPr>
            <w:rFonts w:ascii="Times New Roman" w:hAnsi="Times New Roman" w:cs="Times New Roman"/>
          </w:rPr>
          <w:t xml:space="preserve">soybean </w:t>
        </w:r>
      </w:ins>
      <w:r>
        <w:rPr>
          <w:rFonts w:ascii="Times New Roman" w:hAnsi="Times New Roman" w:cs="Times New Roman"/>
        </w:rPr>
        <w:t>yield drag</w:t>
      </w:r>
      <w:ins w:id="111" w:author="Rodrigo Werle" w:date="2023-02-27T19:16:00Z">
        <w:r w:rsidR="00880665">
          <w:rPr>
            <w:rFonts w:ascii="Times New Roman" w:hAnsi="Times New Roman" w:cs="Times New Roman"/>
          </w:rPr>
          <w:t xml:space="preserve"> (w</w:t>
        </w:r>
      </w:ins>
      <w:ins w:id="112" w:author="Rodrigo Werle" w:date="2023-02-27T19:17:00Z">
        <w:r w:rsidR="00880665">
          <w:rPr>
            <w:rFonts w:ascii="Times New Roman" w:hAnsi="Times New Roman" w:cs="Times New Roman"/>
          </w:rPr>
          <w:t>hich concerns us too)</w:t>
        </w:r>
      </w:ins>
      <w:r>
        <w:rPr>
          <w:rFonts w:ascii="Times New Roman" w:hAnsi="Times New Roman" w:cs="Times New Roman"/>
        </w:rPr>
        <w:t xml:space="preserve">. We know that soybeans are resilient, and when the </w:t>
      </w:r>
      <w:del w:id="113" w:author="Rodrigo Werle" w:date="2023-02-27T16:56:00Z">
        <w:r w:rsidDel="00233977">
          <w:rPr>
            <w:rFonts w:ascii="Times New Roman" w:hAnsi="Times New Roman" w:cs="Times New Roman"/>
          </w:rPr>
          <w:delText xml:space="preserve">CC </w:delText>
        </w:r>
      </w:del>
      <w:ins w:id="114" w:author="Rodrigo Werle" w:date="2023-02-27T16:56:00Z">
        <w:r w:rsidR="00233977">
          <w:rPr>
            <w:rFonts w:ascii="Times New Roman" w:hAnsi="Times New Roman" w:cs="Times New Roman"/>
          </w:rPr>
          <w:t>cover crop</w:t>
        </w:r>
        <w:r w:rsidR="00233977">
          <w:rPr>
            <w:rFonts w:ascii="Times New Roman" w:hAnsi="Times New Roman" w:cs="Times New Roman"/>
          </w:rPr>
          <w:t xml:space="preserve"> </w:t>
        </w:r>
      </w:ins>
      <w:r>
        <w:rPr>
          <w:rFonts w:ascii="Times New Roman" w:hAnsi="Times New Roman" w:cs="Times New Roman"/>
        </w:rPr>
        <w:t xml:space="preserve">is terminated </w:t>
      </w:r>
      <w:ins w:id="115" w:author="Rodrigo Werle" w:date="2023-02-27T19:17:00Z">
        <w:r w:rsidR="00880665">
          <w:rPr>
            <w:rFonts w:ascii="Times New Roman" w:hAnsi="Times New Roman" w:cs="Times New Roman"/>
          </w:rPr>
          <w:t xml:space="preserve">well in advance of </w:t>
        </w:r>
      </w:ins>
      <w:ins w:id="116" w:author="Rodrigo Werle" w:date="2023-02-27T19:29:00Z">
        <w:r w:rsidR="005B31CE">
          <w:rPr>
            <w:rFonts w:ascii="Times New Roman" w:hAnsi="Times New Roman" w:cs="Times New Roman"/>
          </w:rPr>
          <w:t xml:space="preserve">soybean </w:t>
        </w:r>
      </w:ins>
      <w:ins w:id="117" w:author="Rodrigo Werle" w:date="2023-02-27T19:17:00Z">
        <w:r w:rsidR="00880665">
          <w:rPr>
            <w:rFonts w:ascii="Times New Roman" w:hAnsi="Times New Roman" w:cs="Times New Roman"/>
          </w:rPr>
          <w:t>planting</w:t>
        </w:r>
      </w:ins>
      <w:del w:id="118" w:author="Rodrigo Werle" w:date="2023-02-27T19:17:00Z">
        <w:r w:rsidDel="00880665">
          <w:rPr>
            <w:rFonts w:ascii="Times New Roman" w:hAnsi="Times New Roman" w:cs="Times New Roman"/>
          </w:rPr>
          <w:delText>before planting</w:delText>
        </w:r>
      </w:del>
      <w:r>
        <w:rPr>
          <w:rFonts w:ascii="Times New Roman" w:hAnsi="Times New Roman" w:cs="Times New Roman"/>
        </w:rPr>
        <w:t xml:space="preserve">, </w:t>
      </w:r>
      <w:del w:id="119" w:author="Rodrigo Werle" w:date="2023-02-27T16:57:00Z">
        <w:r w:rsidDel="00233977">
          <w:rPr>
            <w:rFonts w:ascii="Times New Roman" w:hAnsi="Times New Roman" w:cs="Times New Roman"/>
          </w:rPr>
          <w:delText xml:space="preserve">it is unlikely to have any </w:delText>
        </w:r>
      </w:del>
      <w:r>
        <w:rPr>
          <w:rFonts w:ascii="Times New Roman" w:hAnsi="Times New Roman" w:cs="Times New Roman"/>
        </w:rPr>
        <w:t>yield reduction</w:t>
      </w:r>
      <w:del w:id="120" w:author="Rodrigo Werle" w:date="2023-02-27T16:57:00Z">
        <w:r w:rsidDel="00233977">
          <w:rPr>
            <w:rFonts w:ascii="Times New Roman" w:hAnsi="Times New Roman" w:cs="Times New Roman"/>
          </w:rPr>
          <w:delText>s at the end of the season</w:delText>
        </w:r>
      </w:del>
      <w:ins w:id="121" w:author="Rodrigo Werle" w:date="2023-02-27T16:57:00Z">
        <w:r w:rsidR="00233977">
          <w:rPr>
            <w:rFonts w:ascii="Times New Roman" w:hAnsi="Times New Roman" w:cs="Times New Roman"/>
          </w:rPr>
          <w:t xml:space="preserve"> is </w:t>
        </w:r>
      </w:ins>
      <w:ins w:id="122" w:author="Rodrigo Werle" w:date="2023-02-27T19:05:00Z">
        <w:r w:rsidR="00042D9F">
          <w:rPr>
            <w:rFonts w:ascii="Times New Roman" w:hAnsi="Times New Roman" w:cs="Times New Roman"/>
          </w:rPr>
          <w:t xml:space="preserve">typically </w:t>
        </w:r>
      </w:ins>
      <w:ins w:id="123" w:author="Rodrigo Werle" w:date="2023-02-27T16:57:00Z">
        <w:r w:rsidR="00233977">
          <w:rPr>
            <w:rFonts w:ascii="Times New Roman" w:hAnsi="Times New Roman" w:cs="Times New Roman"/>
          </w:rPr>
          <w:t>unlikely</w:t>
        </w:r>
      </w:ins>
      <w:r>
        <w:rPr>
          <w:rFonts w:ascii="Times New Roman" w:hAnsi="Times New Roman" w:cs="Times New Roman"/>
        </w:rPr>
        <w:t xml:space="preserve">. But what about this planting green idea? To answer this question, we conducted a study over the past two growing seasons (2021 &amp; 2022) to </w:t>
      </w:r>
      <w:del w:id="124" w:author="Rodrigo Werle" w:date="2023-02-27T16:58:00Z">
        <w:r w:rsidDel="00233977">
          <w:rPr>
            <w:rFonts w:ascii="Times New Roman" w:hAnsi="Times New Roman" w:cs="Times New Roman"/>
          </w:rPr>
          <w:delText xml:space="preserve">see </w:delText>
        </w:r>
      </w:del>
      <w:ins w:id="125" w:author="Rodrigo Werle" w:date="2023-02-27T16:58:00Z">
        <w:r w:rsidR="00233977">
          <w:rPr>
            <w:rFonts w:ascii="Times New Roman" w:hAnsi="Times New Roman" w:cs="Times New Roman"/>
          </w:rPr>
          <w:t>evaluate</w:t>
        </w:r>
        <w:r w:rsidR="00233977">
          <w:rPr>
            <w:rFonts w:ascii="Times New Roman" w:hAnsi="Times New Roman" w:cs="Times New Roman"/>
          </w:rPr>
          <w:t xml:space="preserve"> </w:t>
        </w:r>
      </w:ins>
      <w:del w:id="126" w:author="Rodrigo Werle" w:date="2023-02-27T16:58:00Z">
        <w:r w:rsidDel="00233977">
          <w:rPr>
            <w:rFonts w:ascii="Times New Roman" w:hAnsi="Times New Roman" w:cs="Times New Roman"/>
          </w:rPr>
          <w:delText>how much</w:delText>
        </w:r>
      </w:del>
      <w:ins w:id="127" w:author="Rodrigo Werle" w:date="2023-02-27T16:58:00Z">
        <w:r w:rsidR="00233977">
          <w:rPr>
            <w:rFonts w:ascii="Times New Roman" w:hAnsi="Times New Roman" w:cs="Times New Roman"/>
          </w:rPr>
          <w:t>if</w:t>
        </w:r>
      </w:ins>
      <w:r>
        <w:rPr>
          <w:rFonts w:ascii="Times New Roman" w:hAnsi="Times New Roman" w:cs="Times New Roman"/>
        </w:rPr>
        <w:t xml:space="preserve"> </w:t>
      </w:r>
      <w:ins w:id="128" w:author="Rodrigo Werle" w:date="2023-02-27T16:15:00Z">
        <w:r w:rsidR="00CF2B33">
          <w:rPr>
            <w:rFonts w:ascii="Times New Roman" w:hAnsi="Times New Roman" w:cs="Times New Roman"/>
          </w:rPr>
          <w:t xml:space="preserve">the </w:t>
        </w:r>
      </w:ins>
      <w:r>
        <w:rPr>
          <w:rFonts w:ascii="Times New Roman" w:hAnsi="Times New Roman" w:cs="Times New Roman"/>
        </w:rPr>
        <w:t xml:space="preserve">planting </w:t>
      </w:r>
      <w:del w:id="129" w:author="Rodrigo Werle" w:date="2023-02-27T16:15:00Z">
        <w:r w:rsidDel="00CF2B33">
          <w:rPr>
            <w:rFonts w:ascii="Times New Roman" w:hAnsi="Times New Roman" w:cs="Times New Roman"/>
          </w:rPr>
          <w:delText xml:space="preserve">soybean </w:delText>
        </w:r>
      </w:del>
      <w:r>
        <w:rPr>
          <w:rFonts w:ascii="Times New Roman" w:hAnsi="Times New Roman" w:cs="Times New Roman"/>
        </w:rPr>
        <w:t xml:space="preserve">green </w:t>
      </w:r>
      <w:ins w:id="130" w:author="Rodrigo Werle" w:date="2023-02-27T16:15:00Z">
        <w:r w:rsidR="00CF2B33">
          <w:rPr>
            <w:rFonts w:ascii="Times New Roman" w:hAnsi="Times New Roman" w:cs="Times New Roman"/>
          </w:rPr>
          <w:t xml:space="preserve">system </w:t>
        </w:r>
      </w:ins>
      <w:r>
        <w:rPr>
          <w:rFonts w:ascii="Times New Roman" w:hAnsi="Times New Roman" w:cs="Times New Roman"/>
        </w:rPr>
        <w:t xml:space="preserve">can help with </w:t>
      </w:r>
      <w:proofErr w:type="spellStart"/>
      <w:r>
        <w:rPr>
          <w:rFonts w:ascii="Times New Roman" w:hAnsi="Times New Roman" w:cs="Times New Roman"/>
        </w:rPr>
        <w:t>waterhemp</w:t>
      </w:r>
      <w:proofErr w:type="spellEnd"/>
      <w:r>
        <w:rPr>
          <w:rFonts w:ascii="Times New Roman" w:hAnsi="Times New Roman" w:cs="Times New Roman"/>
        </w:rPr>
        <w:t xml:space="preserve"> suppression </w:t>
      </w:r>
      <w:del w:id="131" w:author="Rodrigo Werle" w:date="2023-02-27T19:29:00Z">
        <w:r w:rsidDel="005B31CE">
          <w:rPr>
            <w:rFonts w:ascii="Times New Roman" w:hAnsi="Times New Roman" w:cs="Times New Roman"/>
          </w:rPr>
          <w:delText>and its</w:delText>
        </w:r>
      </w:del>
      <w:ins w:id="132" w:author="Rodrigo Werle" w:date="2023-02-27T19:29:00Z">
        <w:r w:rsidR="005B31CE">
          <w:rPr>
            <w:rFonts w:ascii="Times New Roman" w:hAnsi="Times New Roman" w:cs="Times New Roman"/>
          </w:rPr>
          <w:t>without</w:t>
        </w:r>
      </w:ins>
      <w:r>
        <w:rPr>
          <w:rFonts w:ascii="Times New Roman" w:hAnsi="Times New Roman" w:cs="Times New Roman"/>
        </w:rPr>
        <w:t xml:space="preserve"> impact</w:t>
      </w:r>
      <w:ins w:id="133" w:author="Rodrigo Werle" w:date="2023-02-27T20:27:00Z">
        <w:r w:rsidR="00746E0A">
          <w:rPr>
            <w:rFonts w:ascii="Times New Roman" w:hAnsi="Times New Roman" w:cs="Times New Roman"/>
          </w:rPr>
          <w:t>ing</w:t>
        </w:r>
      </w:ins>
      <w:del w:id="134" w:author="Rodrigo Werle" w:date="2023-02-27T20:27:00Z">
        <w:r w:rsidDel="00746E0A">
          <w:rPr>
            <w:rFonts w:ascii="Times New Roman" w:hAnsi="Times New Roman" w:cs="Times New Roman"/>
          </w:rPr>
          <w:delText xml:space="preserve"> on</w:delText>
        </w:r>
      </w:del>
      <w:r>
        <w:rPr>
          <w:rFonts w:ascii="Times New Roman" w:hAnsi="Times New Roman" w:cs="Times New Roman"/>
        </w:rPr>
        <w:t xml:space="preserve"> soybean yield. To give you a more </w:t>
      </w:r>
      <w:del w:id="135" w:author="Rodrigo Werle" w:date="2023-02-27T19:18:00Z">
        <w:r w:rsidDel="00880665">
          <w:rPr>
            <w:rFonts w:ascii="Times New Roman" w:hAnsi="Times New Roman" w:cs="Times New Roman"/>
          </w:rPr>
          <w:delText xml:space="preserve">confident </w:delText>
        </w:r>
      </w:del>
      <w:ins w:id="136" w:author="Rodrigo Werle" w:date="2023-02-27T19:18:00Z">
        <w:r w:rsidR="00880665">
          <w:rPr>
            <w:rFonts w:ascii="Times New Roman" w:hAnsi="Times New Roman" w:cs="Times New Roman"/>
          </w:rPr>
          <w:t xml:space="preserve">robust </w:t>
        </w:r>
      </w:ins>
      <w:r>
        <w:rPr>
          <w:rFonts w:ascii="Times New Roman" w:hAnsi="Times New Roman" w:cs="Times New Roman"/>
        </w:rPr>
        <w:t>answer</w:t>
      </w:r>
      <w:del w:id="137" w:author="Rodrigo Werle" w:date="2023-02-27T20:27:00Z">
        <w:r w:rsidDel="00746E0A">
          <w:rPr>
            <w:rFonts w:ascii="Times New Roman" w:hAnsi="Times New Roman" w:cs="Times New Roman"/>
          </w:rPr>
          <w:delText xml:space="preserve"> to this question</w:delText>
        </w:r>
      </w:del>
      <w:r>
        <w:rPr>
          <w:rFonts w:ascii="Times New Roman" w:hAnsi="Times New Roman" w:cs="Times New Roman"/>
        </w:rPr>
        <w:t xml:space="preserve">, besides Wisconsin, we had the help of </w:t>
      </w:r>
      <w:ins w:id="138" w:author="Rodrigo Werle" w:date="2023-02-27T19:05:00Z">
        <w:r w:rsidR="00042D9F">
          <w:rPr>
            <w:rFonts w:ascii="Times New Roman" w:hAnsi="Times New Roman" w:cs="Times New Roman"/>
          </w:rPr>
          <w:t xml:space="preserve">academic </w:t>
        </w:r>
      </w:ins>
      <w:r>
        <w:rPr>
          <w:rFonts w:ascii="Times New Roman" w:hAnsi="Times New Roman" w:cs="Times New Roman"/>
        </w:rPr>
        <w:t xml:space="preserve">colleagues from Arkansas, Missouri, </w:t>
      </w:r>
      <w:r w:rsidRPr="007E02FB">
        <w:rPr>
          <w:rFonts w:ascii="Times New Roman" w:hAnsi="Times New Roman" w:cs="Times New Roman"/>
        </w:rPr>
        <w:t>Iowa, Illinois, Indiana, Kansas, Kentucky</w:t>
      </w:r>
      <w:r>
        <w:rPr>
          <w:rFonts w:ascii="Times New Roman" w:hAnsi="Times New Roman" w:cs="Times New Roman"/>
        </w:rPr>
        <w:t>,</w:t>
      </w:r>
      <w:r w:rsidRPr="007E02FB">
        <w:rPr>
          <w:rFonts w:ascii="Times New Roman" w:hAnsi="Times New Roman" w:cs="Times New Roman"/>
        </w:rPr>
        <w:t xml:space="preserve"> North Dakota, </w:t>
      </w:r>
      <w:r>
        <w:rPr>
          <w:rFonts w:ascii="Times New Roman" w:hAnsi="Times New Roman" w:cs="Times New Roman"/>
        </w:rPr>
        <w:t xml:space="preserve">Ohio, and </w:t>
      </w:r>
      <w:r w:rsidRPr="007E02FB">
        <w:rPr>
          <w:rFonts w:ascii="Times New Roman" w:hAnsi="Times New Roman" w:cs="Times New Roman"/>
        </w:rPr>
        <w:t>Pennsylvania</w:t>
      </w:r>
      <w:r>
        <w:rPr>
          <w:rFonts w:ascii="Times New Roman" w:hAnsi="Times New Roman" w:cs="Times New Roman"/>
        </w:rPr>
        <w:t xml:space="preserve"> to replicate the study and gather </w:t>
      </w:r>
      <w:ins w:id="139" w:author="Rodrigo Werle" w:date="2023-02-27T19:06:00Z">
        <w:r w:rsidR="00042D9F">
          <w:rPr>
            <w:rFonts w:ascii="Times New Roman" w:hAnsi="Times New Roman" w:cs="Times New Roman"/>
          </w:rPr>
          <w:t xml:space="preserve">a large amount of </w:t>
        </w:r>
      </w:ins>
      <w:del w:id="140" w:author="Rodrigo Werle" w:date="2023-02-27T19:06:00Z">
        <w:r w:rsidDel="00042D9F">
          <w:rPr>
            <w:rFonts w:ascii="Times New Roman" w:hAnsi="Times New Roman" w:cs="Times New Roman"/>
          </w:rPr>
          <w:delText xml:space="preserve">more </w:delText>
        </w:r>
      </w:del>
      <w:r>
        <w:rPr>
          <w:rFonts w:ascii="Times New Roman" w:hAnsi="Times New Roman" w:cs="Times New Roman"/>
        </w:rPr>
        <w:t>data. Here is what we</w:t>
      </w:r>
      <w:ins w:id="141" w:author="Rodrigo Werle" w:date="2023-02-27T16:59:00Z">
        <w:r w:rsidR="00233977">
          <w:rPr>
            <w:rFonts w:ascii="Times New Roman" w:hAnsi="Times New Roman" w:cs="Times New Roman"/>
          </w:rPr>
          <w:t xml:space="preserve"> have</w:t>
        </w:r>
      </w:ins>
      <w:r>
        <w:rPr>
          <w:rFonts w:ascii="Times New Roman" w:hAnsi="Times New Roman" w:cs="Times New Roman"/>
        </w:rPr>
        <w:t xml:space="preserve"> learned from this </w:t>
      </w:r>
      <w:ins w:id="142" w:author="Rodrigo Werle" w:date="2023-02-27T19:19:00Z">
        <w:r w:rsidR="00F565F5">
          <w:rPr>
            <w:rFonts w:ascii="Times New Roman" w:hAnsi="Times New Roman" w:cs="Times New Roman"/>
          </w:rPr>
          <w:t xml:space="preserve">United Soybean Board </w:t>
        </w:r>
        <w:r w:rsidR="00F565F5">
          <w:rPr>
            <w:rFonts w:ascii="Times New Roman" w:hAnsi="Times New Roman" w:cs="Times New Roman"/>
          </w:rPr>
          <w:t xml:space="preserve">sponsored </w:t>
        </w:r>
      </w:ins>
      <w:r>
        <w:rPr>
          <w:rFonts w:ascii="Times New Roman" w:hAnsi="Times New Roman" w:cs="Times New Roman"/>
        </w:rPr>
        <w:t>effort</w:t>
      </w:r>
      <w:ins w:id="143" w:author="Rodrigo Werle" w:date="2023-02-27T19:06:00Z">
        <w:r w:rsidR="00042D9F">
          <w:rPr>
            <w:rFonts w:ascii="Times New Roman" w:hAnsi="Times New Roman" w:cs="Times New Roman"/>
          </w:rPr>
          <w:t xml:space="preserve"> </w:t>
        </w:r>
      </w:ins>
      <w:ins w:id="144" w:author="Rodrigo Werle" w:date="2023-02-27T16:59:00Z">
        <w:r w:rsidR="00233977">
          <w:rPr>
            <w:rFonts w:ascii="Times New Roman" w:hAnsi="Times New Roman" w:cs="Times New Roman"/>
          </w:rPr>
          <w:t>thus far</w:t>
        </w:r>
      </w:ins>
      <w:r>
        <w:rPr>
          <w:rFonts w:ascii="Times New Roman" w:hAnsi="Times New Roman" w:cs="Times New Roman"/>
        </w:rPr>
        <w:t>:</w:t>
      </w:r>
    </w:p>
    <w:p w14:paraId="07E8E2C6" w14:textId="77777777" w:rsidR="00CF2B33" w:rsidRDefault="00CF2B33" w:rsidP="00DC2A32">
      <w:pPr>
        <w:ind w:firstLine="720"/>
        <w:rPr>
          <w:rFonts w:ascii="Times New Roman" w:hAnsi="Times New Roman" w:cs="Times New Roman"/>
        </w:rPr>
      </w:pPr>
    </w:p>
    <w:p w14:paraId="77BBFD81" w14:textId="3755B064" w:rsidR="00DC2A32" w:rsidRDefault="002B3BB1" w:rsidP="00DC2A32">
      <w:pPr>
        <w:pStyle w:val="ListParagraph"/>
        <w:numPr>
          <w:ilvl w:val="0"/>
          <w:numId w:val="2"/>
        </w:numPr>
        <w:rPr>
          <w:ins w:id="145" w:author="Rodrigo Werle" w:date="2023-02-27T17:01:00Z"/>
          <w:rFonts w:ascii="Times New Roman" w:hAnsi="Times New Roman" w:cs="Times New Roman"/>
        </w:rPr>
      </w:pPr>
      <w:ins w:id="146" w:author="Rodrigo Werle" w:date="2023-02-27T19:33:00Z">
        <w:r w:rsidRPr="002B3BB1">
          <w:rPr>
            <w:rFonts w:ascii="Times New Roman" w:hAnsi="Times New Roman" w:cs="Times New Roman"/>
            <w:b/>
            <w:bCs/>
            <w:rPrChange w:id="147" w:author="Rodrigo Werle" w:date="2023-02-27T19:33:00Z">
              <w:rPr>
                <w:rFonts w:ascii="Times New Roman" w:hAnsi="Times New Roman" w:cs="Times New Roman"/>
              </w:rPr>
            </w:rPrChange>
          </w:rPr>
          <w:t>Cereal rye cover crop response</w:t>
        </w:r>
        <w:r>
          <w:rPr>
            <w:rFonts w:ascii="Times New Roman" w:hAnsi="Times New Roman" w:cs="Times New Roman"/>
            <w:b/>
            <w:bCs/>
          </w:rPr>
          <w:t xml:space="preserve">: </w:t>
        </w:r>
        <w:r w:rsidRPr="002B3BB1">
          <w:rPr>
            <w:rFonts w:ascii="Times New Roman" w:hAnsi="Times New Roman" w:cs="Times New Roman"/>
            <w:rPrChange w:id="148" w:author="Rodrigo Werle" w:date="2023-02-27T19:33:00Z">
              <w:rPr>
                <w:rFonts w:ascii="Times New Roman" w:hAnsi="Times New Roman" w:cs="Times New Roman"/>
                <w:b/>
                <w:bCs/>
              </w:rPr>
            </w:rPrChange>
          </w:rPr>
          <w:t>a</w:t>
        </w:r>
      </w:ins>
      <w:ins w:id="149" w:author="Rodrigo Werle" w:date="2023-02-27T16:16:00Z">
        <w:r w:rsidR="00CF2B33">
          <w:rPr>
            <w:rFonts w:ascii="Times New Roman" w:hAnsi="Times New Roman" w:cs="Times New Roman"/>
          </w:rPr>
          <w:t xml:space="preserve">s expected, </w:t>
        </w:r>
      </w:ins>
      <w:del w:id="150" w:author="Rodrigo Werle" w:date="2023-02-27T16:16:00Z">
        <w:r w:rsidR="00DC2A32" w:rsidDel="00CF2B33">
          <w:rPr>
            <w:rFonts w:ascii="Times New Roman" w:hAnsi="Times New Roman" w:cs="Times New Roman"/>
          </w:rPr>
          <w:delText xml:space="preserve">CC </w:delText>
        </w:r>
      </w:del>
      <w:ins w:id="151" w:author="Rodrigo Werle" w:date="2023-02-27T16:16:00Z">
        <w:r w:rsidR="00CF2B33">
          <w:rPr>
            <w:rFonts w:ascii="Times New Roman" w:hAnsi="Times New Roman" w:cs="Times New Roman"/>
          </w:rPr>
          <w:t>cover crop</w:t>
        </w:r>
        <w:r w:rsidR="00CF2B33">
          <w:rPr>
            <w:rFonts w:ascii="Times New Roman" w:hAnsi="Times New Roman" w:cs="Times New Roman"/>
          </w:rPr>
          <w:t xml:space="preserve"> </w:t>
        </w:r>
      </w:ins>
      <w:r w:rsidR="00DC2A32">
        <w:rPr>
          <w:rFonts w:ascii="Times New Roman" w:hAnsi="Times New Roman" w:cs="Times New Roman"/>
        </w:rPr>
        <w:t xml:space="preserve">biomass accumulation was higher (average 35% increase) when we adopted the planting green system instead of terminating the </w:t>
      </w:r>
      <w:del w:id="152" w:author="Rodrigo Werle" w:date="2023-02-27T16:59:00Z">
        <w:r w:rsidR="00DC2A32" w:rsidDel="00233977">
          <w:rPr>
            <w:rFonts w:ascii="Times New Roman" w:hAnsi="Times New Roman" w:cs="Times New Roman"/>
          </w:rPr>
          <w:delText xml:space="preserve">CC </w:delText>
        </w:r>
      </w:del>
      <w:ins w:id="153" w:author="Rodrigo Werle" w:date="2023-02-27T16:59:00Z">
        <w:r w:rsidR="00233977">
          <w:rPr>
            <w:rFonts w:ascii="Times New Roman" w:hAnsi="Times New Roman" w:cs="Times New Roman"/>
          </w:rPr>
          <w:t xml:space="preserve">cereal rye cover crop </w:t>
        </w:r>
      </w:ins>
      <w:r w:rsidR="00DC2A32">
        <w:rPr>
          <w:rFonts w:ascii="Times New Roman" w:hAnsi="Times New Roman" w:cs="Times New Roman"/>
        </w:rPr>
        <w:t xml:space="preserve">two weeks before soybean planting. Even in colder climates like Wisconsin, we managed to accumulate the desired level </w:t>
      </w:r>
      <w:del w:id="154" w:author="Rodrigo Werle" w:date="2023-02-27T16:59:00Z">
        <w:r w:rsidR="00DC2A32" w:rsidDel="00233977">
          <w:rPr>
            <w:rFonts w:ascii="Times New Roman" w:hAnsi="Times New Roman" w:cs="Times New Roman"/>
          </w:rPr>
          <w:delText xml:space="preserve">of </w:delText>
        </w:r>
      </w:del>
      <w:del w:id="155" w:author="Rodrigo Werle" w:date="2023-02-27T17:00:00Z">
        <w:r w:rsidR="00DC2A32" w:rsidDel="00233977">
          <w:rPr>
            <w:rFonts w:ascii="Times New Roman" w:hAnsi="Times New Roman" w:cs="Times New Roman"/>
          </w:rPr>
          <w:delText xml:space="preserve">4,500 lbs </w:delText>
        </w:r>
      </w:del>
      <w:r w:rsidR="00DC2A32">
        <w:rPr>
          <w:rFonts w:ascii="Times New Roman" w:hAnsi="Times New Roman" w:cs="Times New Roman"/>
        </w:rPr>
        <w:t xml:space="preserve">of </w:t>
      </w:r>
      <w:ins w:id="156" w:author="Rodrigo Werle" w:date="2023-02-27T17:00:00Z">
        <w:r w:rsidR="00233977">
          <w:rPr>
            <w:rFonts w:ascii="Times New Roman" w:hAnsi="Times New Roman" w:cs="Times New Roman"/>
          </w:rPr>
          <w:t xml:space="preserve">cereal rye dry </w:t>
        </w:r>
      </w:ins>
      <w:r w:rsidR="00DC2A32">
        <w:rPr>
          <w:rFonts w:ascii="Times New Roman" w:hAnsi="Times New Roman" w:cs="Times New Roman"/>
        </w:rPr>
        <w:t xml:space="preserve">biomass </w:t>
      </w:r>
      <w:ins w:id="157" w:author="Rodrigo Werle" w:date="2023-02-27T17:00:00Z">
        <w:r w:rsidR="00233977">
          <w:rPr>
            <w:rFonts w:ascii="Times New Roman" w:hAnsi="Times New Roman" w:cs="Times New Roman"/>
          </w:rPr>
          <w:t>(</w:t>
        </w:r>
        <w:r w:rsidR="00233977">
          <w:rPr>
            <w:rFonts w:ascii="Times New Roman" w:hAnsi="Times New Roman" w:cs="Times New Roman"/>
          </w:rPr>
          <w:t xml:space="preserve">4,500 </w:t>
        </w:r>
        <w:proofErr w:type="spellStart"/>
        <w:r w:rsidR="00233977">
          <w:rPr>
            <w:rFonts w:ascii="Times New Roman" w:hAnsi="Times New Roman" w:cs="Times New Roman"/>
          </w:rPr>
          <w:t>lbs</w:t>
        </w:r>
      </w:ins>
      <w:proofErr w:type="spellEnd"/>
      <w:ins w:id="158" w:author="Rodrigo Werle" w:date="2023-02-27T19:59:00Z">
        <w:r w:rsidR="003A3FC2">
          <w:rPr>
            <w:rFonts w:ascii="Times New Roman" w:hAnsi="Times New Roman" w:cs="Times New Roman"/>
          </w:rPr>
          <w:t xml:space="preserve"> per acre</w:t>
        </w:r>
      </w:ins>
      <w:ins w:id="159" w:author="Rodrigo Werle" w:date="2023-02-27T17:00:00Z">
        <w:r w:rsidR="00233977">
          <w:rPr>
            <w:rFonts w:ascii="Times New Roman" w:hAnsi="Times New Roman" w:cs="Times New Roman"/>
          </w:rPr>
          <w:t xml:space="preserve">) </w:t>
        </w:r>
      </w:ins>
      <w:r w:rsidR="00DC2A32">
        <w:rPr>
          <w:rFonts w:ascii="Times New Roman" w:hAnsi="Times New Roman" w:cs="Times New Roman"/>
        </w:rPr>
        <w:t xml:space="preserve">with the </w:t>
      </w:r>
      <w:del w:id="160" w:author="Rodrigo Werle" w:date="2023-02-27T16:16:00Z">
        <w:r w:rsidR="00DC2A32" w:rsidDel="00CF2B33">
          <w:rPr>
            <w:rFonts w:ascii="Times New Roman" w:hAnsi="Times New Roman" w:cs="Times New Roman"/>
          </w:rPr>
          <w:delText xml:space="preserve">system </w:delText>
        </w:r>
      </w:del>
      <w:r w:rsidR="00DC2A32">
        <w:rPr>
          <w:rFonts w:ascii="Times New Roman" w:hAnsi="Times New Roman" w:cs="Times New Roman"/>
        </w:rPr>
        <w:t>planting</w:t>
      </w:r>
      <w:ins w:id="161" w:author="Rodrigo Werle" w:date="2023-02-27T16:16:00Z">
        <w:r w:rsidR="00CF2B33">
          <w:rPr>
            <w:rFonts w:ascii="Times New Roman" w:hAnsi="Times New Roman" w:cs="Times New Roman"/>
          </w:rPr>
          <w:t xml:space="preserve"> green system</w:t>
        </w:r>
      </w:ins>
      <w:r w:rsidR="00DC2A32">
        <w:rPr>
          <w:rFonts w:ascii="Times New Roman" w:hAnsi="Times New Roman" w:cs="Times New Roman"/>
        </w:rPr>
        <w:t xml:space="preserve"> </w:t>
      </w:r>
      <w:del w:id="162" w:author="Rodrigo Werle" w:date="2023-02-27T17:00:00Z">
        <w:r w:rsidR="00DC2A32" w:rsidDel="00233977">
          <w:rPr>
            <w:rFonts w:ascii="Times New Roman" w:hAnsi="Times New Roman" w:cs="Times New Roman"/>
          </w:rPr>
          <w:delText xml:space="preserve">the soybeans </w:delText>
        </w:r>
      </w:del>
      <w:r w:rsidR="00DC2A32">
        <w:rPr>
          <w:rFonts w:ascii="Times New Roman" w:hAnsi="Times New Roman" w:cs="Times New Roman"/>
        </w:rPr>
        <w:t xml:space="preserve">at a reasonable </w:t>
      </w:r>
      <w:ins w:id="163" w:author="Rodrigo Werle" w:date="2023-02-27T17:00:00Z">
        <w:r w:rsidR="00233977">
          <w:rPr>
            <w:rFonts w:ascii="Times New Roman" w:hAnsi="Times New Roman" w:cs="Times New Roman"/>
          </w:rPr>
          <w:t xml:space="preserve">soybean planting </w:t>
        </w:r>
      </w:ins>
      <w:del w:id="164" w:author="Rodrigo Werle" w:date="2023-02-27T19:31:00Z">
        <w:r w:rsidR="00DC2A32" w:rsidDel="002B3BB1">
          <w:rPr>
            <w:rFonts w:ascii="Times New Roman" w:hAnsi="Times New Roman" w:cs="Times New Roman"/>
          </w:rPr>
          <w:delText xml:space="preserve">date </w:delText>
        </w:r>
      </w:del>
      <w:ins w:id="165" w:author="Rodrigo Werle" w:date="2023-02-27T19:31:00Z">
        <w:r>
          <w:rPr>
            <w:rFonts w:ascii="Times New Roman" w:hAnsi="Times New Roman" w:cs="Times New Roman"/>
          </w:rPr>
          <w:t>time</w:t>
        </w:r>
        <w:r>
          <w:rPr>
            <w:rFonts w:ascii="Times New Roman" w:hAnsi="Times New Roman" w:cs="Times New Roman"/>
          </w:rPr>
          <w:t xml:space="preserve"> </w:t>
        </w:r>
      </w:ins>
      <w:r w:rsidR="00DC2A32">
        <w:rPr>
          <w:rFonts w:ascii="Times New Roman" w:hAnsi="Times New Roman" w:cs="Times New Roman"/>
        </w:rPr>
        <w:t xml:space="preserve">(mid-May). But there is </w:t>
      </w:r>
      <w:del w:id="166" w:author="Rodrigo Werle" w:date="2023-02-27T20:28:00Z">
        <w:r w:rsidR="00DC2A32" w:rsidDel="00746E0A">
          <w:rPr>
            <w:rFonts w:ascii="Times New Roman" w:hAnsi="Times New Roman" w:cs="Times New Roman"/>
          </w:rPr>
          <w:delText>on</w:delText>
        </w:r>
      </w:del>
      <w:ins w:id="167" w:author="Rodrigo Werle" w:date="2023-02-27T20:28:00Z">
        <w:r w:rsidR="00746E0A">
          <w:rPr>
            <w:rFonts w:ascii="Times New Roman" w:hAnsi="Times New Roman" w:cs="Times New Roman"/>
          </w:rPr>
          <w:t>on</w:t>
        </w:r>
      </w:ins>
      <w:r w:rsidR="00DC2A32">
        <w:rPr>
          <w:rFonts w:ascii="Times New Roman" w:hAnsi="Times New Roman" w:cs="Times New Roman"/>
        </w:rPr>
        <w:t xml:space="preserve">e </w:t>
      </w:r>
      <w:del w:id="168" w:author="Rodrigo Werle" w:date="2023-02-27T20:28:00Z">
        <w:r w:rsidR="00DC2A32" w:rsidDel="00746E0A">
          <w:rPr>
            <w:rFonts w:ascii="Times New Roman" w:hAnsi="Times New Roman" w:cs="Times New Roman"/>
          </w:rPr>
          <w:delText>major</w:delText>
        </w:r>
      </w:del>
      <w:ins w:id="169" w:author="Rodrigo Werle" w:date="2023-02-27T20:28:00Z">
        <w:r w:rsidR="00746E0A">
          <w:rPr>
            <w:rFonts w:ascii="Times New Roman" w:hAnsi="Times New Roman" w:cs="Times New Roman"/>
          </w:rPr>
          <w:t>additional</w:t>
        </w:r>
      </w:ins>
      <w:r w:rsidR="00DC2A32">
        <w:rPr>
          <w:rFonts w:ascii="Times New Roman" w:hAnsi="Times New Roman" w:cs="Times New Roman"/>
        </w:rPr>
        <w:t xml:space="preserve"> observation here, the </w:t>
      </w:r>
      <w:del w:id="170" w:author="Rodrigo Werle" w:date="2023-02-27T17:00:00Z">
        <w:r w:rsidR="00DC2A32" w:rsidDel="00233977">
          <w:rPr>
            <w:rFonts w:ascii="Times New Roman" w:hAnsi="Times New Roman" w:cs="Times New Roman"/>
          </w:rPr>
          <w:delText xml:space="preserve">CC </w:delText>
        </w:r>
      </w:del>
      <w:ins w:id="171" w:author="Rodrigo Werle" w:date="2023-02-27T17:00:00Z">
        <w:r w:rsidR="00233977">
          <w:rPr>
            <w:rFonts w:ascii="Times New Roman" w:hAnsi="Times New Roman" w:cs="Times New Roman"/>
          </w:rPr>
          <w:t xml:space="preserve">cover crop </w:t>
        </w:r>
      </w:ins>
      <w:r w:rsidR="00DC2A32">
        <w:rPr>
          <w:rFonts w:ascii="Times New Roman" w:hAnsi="Times New Roman" w:cs="Times New Roman"/>
        </w:rPr>
        <w:t xml:space="preserve">establishment was successful! We </w:t>
      </w:r>
      <w:del w:id="172" w:author="Rodrigo Werle" w:date="2023-02-27T16:19:00Z">
        <w:r w:rsidR="00DC2A32" w:rsidDel="00FF04DF">
          <w:rPr>
            <w:rFonts w:ascii="Times New Roman" w:hAnsi="Times New Roman" w:cs="Times New Roman"/>
          </w:rPr>
          <w:delText xml:space="preserve">planted </w:delText>
        </w:r>
      </w:del>
      <w:ins w:id="173" w:author="Rodrigo Werle" w:date="2023-02-27T16:19:00Z">
        <w:r w:rsidR="00FF04DF">
          <w:rPr>
            <w:rFonts w:ascii="Times New Roman" w:hAnsi="Times New Roman" w:cs="Times New Roman"/>
          </w:rPr>
          <w:t xml:space="preserve">drilled </w:t>
        </w:r>
      </w:ins>
      <w:del w:id="174" w:author="Rodrigo Werle" w:date="2023-02-27T16:17:00Z">
        <w:r w:rsidR="00DC2A32" w:rsidDel="00CF2B33">
          <w:rPr>
            <w:rFonts w:ascii="Times New Roman" w:hAnsi="Times New Roman" w:cs="Times New Roman"/>
          </w:rPr>
          <w:delText xml:space="preserve">a </w:delText>
        </w:r>
      </w:del>
      <w:r w:rsidR="00DC2A32">
        <w:rPr>
          <w:rFonts w:ascii="Times New Roman" w:hAnsi="Times New Roman" w:cs="Times New Roman"/>
        </w:rPr>
        <w:t>good quality seed</w:t>
      </w:r>
      <w:ins w:id="175" w:author="Rodrigo Werle" w:date="2023-02-27T16:17:00Z">
        <w:r w:rsidR="00CF2B33">
          <w:rPr>
            <w:rFonts w:ascii="Times New Roman" w:hAnsi="Times New Roman" w:cs="Times New Roman"/>
          </w:rPr>
          <w:t xml:space="preserve"> of a</w:t>
        </w:r>
      </w:ins>
      <w:ins w:id="176" w:author="Rodrigo Werle" w:date="2023-02-27T17:01:00Z">
        <w:r w:rsidR="00233977">
          <w:rPr>
            <w:rFonts w:ascii="Times New Roman" w:hAnsi="Times New Roman" w:cs="Times New Roman"/>
          </w:rPr>
          <w:t>n</w:t>
        </w:r>
      </w:ins>
      <w:ins w:id="177" w:author="Rodrigo Werle" w:date="2023-02-27T16:17:00Z">
        <w:r w:rsidR="00CF2B33">
          <w:rPr>
            <w:rFonts w:ascii="Times New Roman" w:hAnsi="Times New Roman" w:cs="Times New Roman"/>
          </w:rPr>
          <w:t xml:space="preserve"> early-maturing cereal rye variety</w:t>
        </w:r>
      </w:ins>
      <w:r w:rsidR="00DC2A32">
        <w:rPr>
          <w:rFonts w:ascii="Times New Roman" w:hAnsi="Times New Roman" w:cs="Times New Roman"/>
        </w:rPr>
        <w:t xml:space="preserve"> (Aroostook Rye, </w:t>
      </w:r>
      <w:del w:id="178" w:author="Rodrigo Werle" w:date="2023-02-27T16:18:00Z">
        <w:r w:rsidR="00DC2A32" w:rsidDel="00FF04DF">
          <w:rPr>
            <w:rFonts w:ascii="Times New Roman" w:hAnsi="Times New Roman" w:cs="Times New Roman"/>
          </w:rPr>
          <w:delText xml:space="preserve">LaCrosse </w:delText>
        </w:r>
      </w:del>
      <w:ins w:id="179" w:author="Rodrigo Werle" w:date="2023-02-27T16:18:00Z">
        <w:r w:rsidR="00FF04DF">
          <w:rPr>
            <w:rFonts w:ascii="Times New Roman" w:hAnsi="Times New Roman" w:cs="Times New Roman"/>
          </w:rPr>
          <w:t>Albert Lea</w:t>
        </w:r>
        <w:r w:rsidR="00FF04DF">
          <w:rPr>
            <w:rFonts w:ascii="Times New Roman" w:hAnsi="Times New Roman" w:cs="Times New Roman"/>
          </w:rPr>
          <w:t xml:space="preserve"> </w:t>
        </w:r>
      </w:ins>
      <w:r w:rsidR="00DC2A32">
        <w:rPr>
          <w:rFonts w:ascii="Times New Roman" w:hAnsi="Times New Roman" w:cs="Times New Roman"/>
        </w:rPr>
        <w:t xml:space="preserve">Seeds) at an adequate seeding rate (60 </w:t>
      </w:r>
      <w:proofErr w:type="spellStart"/>
      <w:r w:rsidR="00DC2A32">
        <w:rPr>
          <w:rFonts w:ascii="Times New Roman" w:hAnsi="Times New Roman" w:cs="Times New Roman"/>
        </w:rPr>
        <w:t>lbs</w:t>
      </w:r>
      <w:proofErr w:type="spellEnd"/>
      <w:r w:rsidR="00DC2A32">
        <w:rPr>
          <w:rFonts w:ascii="Times New Roman" w:hAnsi="Times New Roman" w:cs="Times New Roman"/>
        </w:rPr>
        <w:t xml:space="preserve"> acre)</w:t>
      </w:r>
      <w:ins w:id="180" w:author="Rodrigo Werle" w:date="2023-02-27T17:01:00Z">
        <w:r w:rsidR="00233977">
          <w:rPr>
            <w:rFonts w:ascii="Times New Roman" w:hAnsi="Times New Roman" w:cs="Times New Roman"/>
          </w:rPr>
          <w:t xml:space="preserve"> </w:t>
        </w:r>
      </w:ins>
      <w:ins w:id="181" w:author="Rodrigo Werle" w:date="2023-02-27T19:07:00Z">
        <w:r w:rsidR="00042D9F">
          <w:rPr>
            <w:rFonts w:ascii="Times New Roman" w:hAnsi="Times New Roman" w:cs="Times New Roman"/>
          </w:rPr>
          <w:t xml:space="preserve">early </w:t>
        </w:r>
      </w:ins>
      <w:ins w:id="182" w:author="Rodrigo Werle" w:date="2023-02-27T17:01:00Z">
        <w:r w:rsidR="00233977">
          <w:rPr>
            <w:rFonts w:ascii="Times New Roman" w:hAnsi="Times New Roman" w:cs="Times New Roman"/>
          </w:rPr>
          <w:t>in the fall</w:t>
        </w:r>
      </w:ins>
      <w:r w:rsidR="00DC2A32">
        <w:rPr>
          <w:rFonts w:ascii="Times New Roman" w:hAnsi="Times New Roman" w:cs="Times New Roman"/>
        </w:rPr>
        <w:t xml:space="preserve"> and had a beautiful </w:t>
      </w:r>
      <w:del w:id="183" w:author="Rodrigo Werle" w:date="2023-02-27T16:19:00Z">
        <w:r w:rsidR="00DC2A32" w:rsidDel="00FF04DF">
          <w:rPr>
            <w:rFonts w:ascii="Times New Roman" w:hAnsi="Times New Roman" w:cs="Times New Roman"/>
          </w:rPr>
          <w:delText xml:space="preserve">CC </w:delText>
        </w:r>
      </w:del>
      <w:r w:rsidR="00DC2A32">
        <w:rPr>
          <w:rFonts w:ascii="Times New Roman" w:hAnsi="Times New Roman" w:cs="Times New Roman"/>
        </w:rPr>
        <w:t xml:space="preserve">stand </w:t>
      </w:r>
      <w:ins w:id="184" w:author="Rodrigo Werle" w:date="2023-02-27T19:59:00Z">
        <w:r w:rsidR="003A3FC2">
          <w:rPr>
            <w:rFonts w:ascii="Times New Roman" w:hAnsi="Times New Roman" w:cs="Times New Roman"/>
          </w:rPr>
          <w:t xml:space="preserve">early in the spring </w:t>
        </w:r>
      </w:ins>
      <w:r w:rsidR="00DC2A32">
        <w:rPr>
          <w:rFonts w:ascii="Times New Roman" w:hAnsi="Times New Roman" w:cs="Times New Roman"/>
        </w:rPr>
        <w:t xml:space="preserve">(Figure 1). For </w:t>
      </w:r>
      <w:del w:id="185" w:author="Rodrigo Werle" w:date="2023-02-27T19:08:00Z">
        <w:r w:rsidR="00DC2A32" w:rsidDel="00042D9F">
          <w:rPr>
            <w:rFonts w:ascii="Times New Roman" w:hAnsi="Times New Roman" w:cs="Times New Roman"/>
          </w:rPr>
          <w:delText xml:space="preserve">those </w:delText>
        </w:r>
      </w:del>
      <w:ins w:id="186" w:author="Rodrigo Werle" w:date="2023-02-27T19:08:00Z">
        <w:r w:rsidR="00042D9F">
          <w:rPr>
            <w:rFonts w:ascii="Times New Roman" w:hAnsi="Times New Roman" w:cs="Times New Roman"/>
          </w:rPr>
          <w:t>our</w:t>
        </w:r>
        <w:r w:rsidR="00042D9F">
          <w:rPr>
            <w:rFonts w:ascii="Times New Roman" w:hAnsi="Times New Roman" w:cs="Times New Roman"/>
          </w:rPr>
          <w:t xml:space="preserve"> </w:t>
        </w:r>
        <w:r w:rsidR="00042D9F">
          <w:rPr>
            <w:rFonts w:ascii="Times New Roman" w:hAnsi="Times New Roman" w:cs="Times New Roman"/>
          </w:rPr>
          <w:t xml:space="preserve">academic </w:t>
        </w:r>
      </w:ins>
      <w:r w:rsidR="00DC2A32">
        <w:rPr>
          <w:rFonts w:ascii="Times New Roman" w:hAnsi="Times New Roman" w:cs="Times New Roman"/>
        </w:rPr>
        <w:lastRenderedPageBreak/>
        <w:t xml:space="preserve">colleagues that did not have the same luck and the </w:t>
      </w:r>
      <w:del w:id="187" w:author="Rodrigo Werle" w:date="2023-02-27T19:08:00Z">
        <w:r w:rsidR="00DC2A32" w:rsidDel="00042D9F">
          <w:rPr>
            <w:rFonts w:ascii="Times New Roman" w:hAnsi="Times New Roman" w:cs="Times New Roman"/>
          </w:rPr>
          <w:delText xml:space="preserve">CC </w:delText>
        </w:r>
      </w:del>
      <w:ins w:id="188" w:author="Rodrigo Werle" w:date="2023-02-27T19:08:00Z">
        <w:r w:rsidR="00042D9F">
          <w:rPr>
            <w:rFonts w:ascii="Times New Roman" w:hAnsi="Times New Roman" w:cs="Times New Roman"/>
          </w:rPr>
          <w:t>cover crop</w:t>
        </w:r>
        <w:r w:rsidR="00042D9F">
          <w:rPr>
            <w:rFonts w:ascii="Times New Roman" w:hAnsi="Times New Roman" w:cs="Times New Roman"/>
          </w:rPr>
          <w:t xml:space="preserve"> </w:t>
        </w:r>
      </w:ins>
      <w:r w:rsidR="00DC2A32">
        <w:rPr>
          <w:rFonts w:ascii="Times New Roman" w:hAnsi="Times New Roman" w:cs="Times New Roman"/>
        </w:rPr>
        <w:t xml:space="preserve">stand was poor, most commonly </w:t>
      </w:r>
      <w:del w:id="189" w:author="Rodrigo Werle" w:date="2023-02-27T19:20:00Z">
        <w:r w:rsidR="00DC2A32" w:rsidDel="00F565F5">
          <w:rPr>
            <w:rFonts w:ascii="Times New Roman" w:hAnsi="Times New Roman" w:cs="Times New Roman"/>
          </w:rPr>
          <w:delText xml:space="preserve">in this case </w:delText>
        </w:r>
      </w:del>
      <w:r w:rsidR="00DC2A32">
        <w:rPr>
          <w:rFonts w:ascii="Times New Roman" w:hAnsi="Times New Roman" w:cs="Times New Roman"/>
        </w:rPr>
        <w:t xml:space="preserve">due to </w:t>
      </w:r>
      <w:ins w:id="190" w:author="Rodrigo Werle" w:date="2023-02-27T19:08:00Z">
        <w:r w:rsidR="009F29EB">
          <w:rPr>
            <w:rFonts w:ascii="Times New Roman" w:hAnsi="Times New Roman" w:cs="Times New Roman"/>
          </w:rPr>
          <w:t xml:space="preserve">poor </w:t>
        </w:r>
      </w:ins>
      <w:r w:rsidR="00DC2A32">
        <w:rPr>
          <w:rFonts w:ascii="Times New Roman" w:hAnsi="Times New Roman" w:cs="Times New Roman"/>
        </w:rPr>
        <w:t xml:space="preserve">planting conditions </w:t>
      </w:r>
      <w:ins w:id="191" w:author="Rodrigo Werle" w:date="2023-02-27T20:29:00Z">
        <w:r w:rsidR="00746E0A">
          <w:rPr>
            <w:rFonts w:ascii="Times New Roman" w:hAnsi="Times New Roman" w:cs="Times New Roman"/>
          </w:rPr>
          <w:t xml:space="preserve">into excessive corn residue </w:t>
        </w:r>
      </w:ins>
      <w:r w:rsidR="00DC2A32">
        <w:rPr>
          <w:rFonts w:ascii="Times New Roman" w:hAnsi="Times New Roman" w:cs="Times New Roman"/>
        </w:rPr>
        <w:t>in the fall</w:t>
      </w:r>
      <w:del w:id="192" w:author="Rodrigo Werle" w:date="2023-02-27T20:29:00Z">
        <w:r w:rsidR="00DC2A32" w:rsidDel="00746E0A">
          <w:rPr>
            <w:rFonts w:ascii="Times New Roman" w:hAnsi="Times New Roman" w:cs="Times New Roman"/>
          </w:rPr>
          <w:delText xml:space="preserve"> (</w:delText>
        </w:r>
      </w:del>
      <w:del w:id="193" w:author="Rodrigo Werle" w:date="2023-02-27T19:21:00Z">
        <w:r w:rsidR="00DC2A32" w:rsidDel="00F565F5">
          <w:rPr>
            <w:rFonts w:ascii="Times New Roman" w:hAnsi="Times New Roman" w:cs="Times New Roman"/>
          </w:rPr>
          <w:delText>too much</w:delText>
        </w:r>
      </w:del>
      <w:del w:id="194" w:author="Rodrigo Werle" w:date="2023-02-27T20:29:00Z">
        <w:r w:rsidR="00DC2A32" w:rsidDel="00746E0A">
          <w:rPr>
            <w:rFonts w:ascii="Times New Roman" w:hAnsi="Times New Roman" w:cs="Times New Roman"/>
          </w:rPr>
          <w:delText xml:space="preserve"> corn residue)</w:delText>
        </w:r>
      </w:del>
      <w:r w:rsidR="00DC2A32">
        <w:rPr>
          <w:rFonts w:ascii="Times New Roman" w:hAnsi="Times New Roman" w:cs="Times New Roman"/>
        </w:rPr>
        <w:t xml:space="preserve">, the </w:t>
      </w:r>
      <w:ins w:id="195" w:author="Rodrigo Werle" w:date="2023-02-27T19:21:00Z">
        <w:r w:rsidR="00F565F5">
          <w:rPr>
            <w:rFonts w:ascii="Times New Roman" w:hAnsi="Times New Roman" w:cs="Times New Roman"/>
          </w:rPr>
          <w:t>cereal rye cover crop</w:t>
        </w:r>
      </w:ins>
      <w:del w:id="196" w:author="Rodrigo Werle" w:date="2023-02-27T19:21:00Z">
        <w:r w:rsidR="00DC2A32" w:rsidDel="00F565F5">
          <w:rPr>
            <w:rFonts w:ascii="Times New Roman" w:hAnsi="Times New Roman" w:cs="Times New Roman"/>
          </w:rPr>
          <w:delText>CC</w:delText>
        </w:r>
      </w:del>
      <w:r w:rsidR="00DC2A32">
        <w:rPr>
          <w:rFonts w:ascii="Times New Roman" w:hAnsi="Times New Roman" w:cs="Times New Roman"/>
        </w:rPr>
        <w:t xml:space="preserve"> biomass did not </w:t>
      </w:r>
      <w:del w:id="197" w:author="Rodrigo Werle" w:date="2023-02-27T19:21:00Z">
        <w:r w:rsidR="00DC2A32" w:rsidDel="00F565F5">
          <w:rPr>
            <w:rFonts w:ascii="Times New Roman" w:hAnsi="Times New Roman" w:cs="Times New Roman"/>
          </w:rPr>
          <w:delText xml:space="preserve">respond </w:delText>
        </w:r>
      </w:del>
      <w:ins w:id="198" w:author="Rodrigo Werle" w:date="2023-02-27T19:21:00Z">
        <w:r w:rsidR="00F565F5">
          <w:rPr>
            <w:rFonts w:ascii="Times New Roman" w:hAnsi="Times New Roman" w:cs="Times New Roman"/>
          </w:rPr>
          <w:t xml:space="preserve">accumulate </w:t>
        </w:r>
      </w:ins>
      <w:r w:rsidR="00DC2A32">
        <w:rPr>
          <w:rFonts w:ascii="Times New Roman" w:hAnsi="Times New Roman" w:cs="Times New Roman"/>
        </w:rPr>
        <w:t xml:space="preserve">at the same </w:t>
      </w:r>
      <w:del w:id="199" w:author="Rodrigo Werle" w:date="2023-02-27T19:32:00Z">
        <w:r w:rsidR="00DC2A32" w:rsidDel="002B3BB1">
          <w:rPr>
            <w:rFonts w:ascii="Times New Roman" w:hAnsi="Times New Roman" w:cs="Times New Roman"/>
          </w:rPr>
          <w:delText>rate</w:delText>
        </w:r>
      </w:del>
      <w:ins w:id="200" w:author="Rodrigo Werle" w:date="2023-02-27T19:32:00Z">
        <w:r>
          <w:rPr>
            <w:rFonts w:ascii="Times New Roman" w:hAnsi="Times New Roman" w:cs="Times New Roman"/>
          </w:rPr>
          <w:t>pace</w:t>
        </w:r>
        <w:r>
          <w:rPr>
            <w:rFonts w:ascii="Times New Roman" w:hAnsi="Times New Roman" w:cs="Times New Roman"/>
          </w:rPr>
          <w:t xml:space="preserve"> </w:t>
        </w:r>
      </w:ins>
      <w:ins w:id="201" w:author="Rodrigo Werle" w:date="2023-02-27T19:21:00Z">
        <w:r w:rsidR="00F565F5">
          <w:rPr>
            <w:rFonts w:ascii="Times New Roman" w:hAnsi="Times New Roman" w:cs="Times New Roman"/>
          </w:rPr>
          <w:t>in the spring</w:t>
        </w:r>
      </w:ins>
      <w:r w:rsidR="00DC2A32">
        <w:rPr>
          <w:rFonts w:ascii="Times New Roman" w:hAnsi="Times New Roman" w:cs="Times New Roman"/>
        </w:rPr>
        <w:t xml:space="preserve">. In those cases, they needed </w:t>
      </w:r>
      <w:ins w:id="202" w:author="Rodrigo Werle" w:date="2023-02-27T19:32:00Z">
        <w:r>
          <w:rPr>
            <w:rFonts w:ascii="Times New Roman" w:hAnsi="Times New Roman" w:cs="Times New Roman"/>
          </w:rPr>
          <w:t xml:space="preserve">to wait </w:t>
        </w:r>
      </w:ins>
      <w:r w:rsidR="00DC2A32">
        <w:rPr>
          <w:rFonts w:ascii="Times New Roman" w:hAnsi="Times New Roman" w:cs="Times New Roman"/>
        </w:rPr>
        <w:t xml:space="preserve">a little extra time </w:t>
      </w:r>
      <w:ins w:id="203" w:author="Rodrigo Werle" w:date="2023-02-27T20:00:00Z">
        <w:r w:rsidR="003A3FC2">
          <w:rPr>
            <w:rFonts w:ascii="Times New Roman" w:hAnsi="Times New Roman" w:cs="Times New Roman"/>
          </w:rPr>
          <w:t xml:space="preserve">in the spring </w:t>
        </w:r>
      </w:ins>
      <w:r w:rsidR="00DC2A32">
        <w:rPr>
          <w:rFonts w:ascii="Times New Roman" w:hAnsi="Times New Roman" w:cs="Times New Roman"/>
        </w:rPr>
        <w:t xml:space="preserve">to </w:t>
      </w:r>
      <w:del w:id="204" w:author="Rodrigo Werle" w:date="2023-02-27T19:21:00Z">
        <w:r w:rsidR="00DC2A32" w:rsidDel="00F565F5">
          <w:rPr>
            <w:rFonts w:ascii="Times New Roman" w:hAnsi="Times New Roman" w:cs="Times New Roman"/>
          </w:rPr>
          <w:delText xml:space="preserve">accumulate </w:delText>
        </w:r>
      </w:del>
      <w:ins w:id="205" w:author="Rodrigo Werle" w:date="2023-02-27T19:21:00Z">
        <w:r w:rsidR="00F565F5">
          <w:rPr>
            <w:rFonts w:ascii="Times New Roman" w:hAnsi="Times New Roman" w:cs="Times New Roman"/>
          </w:rPr>
          <w:t xml:space="preserve">reach the </w:t>
        </w:r>
      </w:ins>
      <w:r w:rsidR="00DC2A32">
        <w:rPr>
          <w:rFonts w:ascii="Times New Roman" w:hAnsi="Times New Roman" w:cs="Times New Roman"/>
        </w:rPr>
        <w:t>4,</w:t>
      </w:r>
      <w:del w:id="206" w:author="Rodrigo Werle" w:date="2023-02-27T19:08:00Z">
        <w:r w:rsidR="00DC2A32" w:rsidDel="009F29EB">
          <w:rPr>
            <w:rFonts w:ascii="Times New Roman" w:hAnsi="Times New Roman" w:cs="Times New Roman"/>
          </w:rPr>
          <w:delText xml:space="preserve">500 </w:delText>
        </w:r>
      </w:del>
      <w:ins w:id="207" w:author="Rodrigo Werle" w:date="2023-02-27T19:21:00Z">
        <w:r w:rsidR="00F565F5">
          <w:rPr>
            <w:rFonts w:ascii="Times New Roman" w:hAnsi="Times New Roman" w:cs="Times New Roman"/>
          </w:rPr>
          <w:t>5</w:t>
        </w:r>
      </w:ins>
      <w:ins w:id="208" w:author="Rodrigo Werle" w:date="2023-02-27T19:08:00Z">
        <w:r w:rsidR="009F29EB">
          <w:rPr>
            <w:rFonts w:ascii="Times New Roman" w:hAnsi="Times New Roman" w:cs="Times New Roman"/>
          </w:rPr>
          <w:t xml:space="preserve">00 </w:t>
        </w:r>
      </w:ins>
      <w:proofErr w:type="spellStart"/>
      <w:r w:rsidR="00DC2A32">
        <w:rPr>
          <w:rFonts w:ascii="Times New Roman" w:hAnsi="Times New Roman" w:cs="Times New Roman"/>
        </w:rPr>
        <w:t>lbs</w:t>
      </w:r>
      <w:proofErr w:type="spellEnd"/>
      <w:ins w:id="209" w:author="Rodrigo Werle" w:date="2023-02-27T19:21:00Z">
        <w:r w:rsidR="00F565F5">
          <w:rPr>
            <w:rFonts w:ascii="Times New Roman" w:hAnsi="Times New Roman" w:cs="Times New Roman"/>
          </w:rPr>
          <w:t xml:space="preserve"> per acre </w:t>
        </w:r>
      </w:ins>
      <w:ins w:id="210" w:author="Rodrigo Werle" w:date="2023-02-27T20:00:00Z">
        <w:r w:rsidR="003A3FC2">
          <w:rPr>
            <w:rFonts w:ascii="Times New Roman" w:hAnsi="Times New Roman" w:cs="Times New Roman"/>
          </w:rPr>
          <w:t xml:space="preserve">biomass </w:t>
        </w:r>
      </w:ins>
      <w:ins w:id="211" w:author="Rodrigo Werle" w:date="2023-02-27T19:32:00Z">
        <w:r>
          <w:rPr>
            <w:rFonts w:ascii="Times New Roman" w:hAnsi="Times New Roman" w:cs="Times New Roman"/>
          </w:rPr>
          <w:t>target</w:t>
        </w:r>
      </w:ins>
      <w:ins w:id="212" w:author="Rodrigo Werle" w:date="2023-02-27T19:21:00Z">
        <w:r w:rsidR="00F565F5">
          <w:rPr>
            <w:rFonts w:ascii="Times New Roman" w:hAnsi="Times New Roman" w:cs="Times New Roman"/>
          </w:rPr>
          <w:t>.</w:t>
        </w:r>
      </w:ins>
      <w:ins w:id="213" w:author="Rodrigo Werle" w:date="2023-02-27T20:01:00Z">
        <w:r w:rsidR="003A3FC2">
          <w:rPr>
            <w:rFonts w:ascii="Times New Roman" w:hAnsi="Times New Roman" w:cs="Times New Roman"/>
          </w:rPr>
          <w:t xml:space="preserve"> </w:t>
        </w:r>
      </w:ins>
      <w:del w:id="214" w:author="Rodrigo Werle" w:date="2023-02-27T19:21:00Z">
        <w:r w:rsidR="00DC2A32" w:rsidDel="00F565F5">
          <w:rPr>
            <w:rFonts w:ascii="Times New Roman" w:hAnsi="Times New Roman" w:cs="Times New Roman"/>
          </w:rPr>
          <w:delText xml:space="preserve"> of biomass.</w:delText>
        </w:r>
      </w:del>
    </w:p>
    <w:p w14:paraId="56FC0C36" w14:textId="77777777" w:rsidR="00233977" w:rsidRDefault="00233977" w:rsidP="00233977">
      <w:pPr>
        <w:pStyle w:val="ListParagraph"/>
        <w:rPr>
          <w:rFonts w:ascii="Times New Roman" w:hAnsi="Times New Roman" w:cs="Times New Roman"/>
        </w:rPr>
        <w:pPrChange w:id="215" w:author="Rodrigo Werle" w:date="2023-02-27T17:01:00Z">
          <w:pPr>
            <w:pStyle w:val="ListParagraph"/>
            <w:numPr>
              <w:numId w:val="2"/>
            </w:numPr>
            <w:ind w:hanging="360"/>
          </w:pPr>
        </w:pPrChange>
      </w:pPr>
    </w:p>
    <w:p w14:paraId="01F941AB" w14:textId="6B42F98E" w:rsidR="00DC2A32" w:rsidRDefault="002B3BB1" w:rsidP="00DC2A32">
      <w:pPr>
        <w:pStyle w:val="ListParagraph"/>
        <w:numPr>
          <w:ilvl w:val="0"/>
          <w:numId w:val="2"/>
        </w:numPr>
        <w:rPr>
          <w:ins w:id="216" w:author="Rodrigo Werle" w:date="2023-02-27T16:52:00Z"/>
          <w:rFonts w:ascii="Times New Roman" w:hAnsi="Times New Roman" w:cs="Times New Roman"/>
        </w:rPr>
      </w:pPr>
      <w:proofErr w:type="spellStart"/>
      <w:ins w:id="217" w:author="Rodrigo Werle" w:date="2023-02-27T19:33:00Z">
        <w:r w:rsidRPr="002B3BB1">
          <w:rPr>
            <w:rFonts w:ascii="Times New Roman" w:hAnsi="Times New Roman" w:cs="Times New Roman"/>
            <w:b/>
            <w:bCs/>
            <w:rPrChange w:id="218" w:author="Rodrigo Werle" w:date="2023-02-27T19:33:00Z">
              <w:rPr>
                <w:rFonts w:ascii="Times New Roman" w:hAnsi="Times New Roman" w:cs="Times New Roman"/>
              </w:rPr>
            </w:rPrChange>
          </w:rPr>
          <w:t>Waterhemp</w:t>
        </w:r>
        <w:proofErr w:type="spellEnd"/>
        <w:r w:rsidRPr="002B3BB1">
          <w:rPr>
            <w:rFonts w:ascii="Times New Roman" w:hAnsi="Times New Roman" w:cs="Times New Roman"/>
            <w:b/>
            <w:bCs/>
            <w:rPrChange w:id="219" w:author="Rodrigo Werle" w:date="2023-02-27T19:33:00Z">
              <w:rPr>
                <w:rFonts w:ascii="Times New Roman" w:hAnsi="Times New Roman" w:cs="Times New Roman"/>
              </w:rPr>
            </w:rPrChange>
          </w:rPr>
          <w:t xml:space="preserve"> response:</w:t>
        </w:r>
        <w:r>
          <w:rPr>
            <w:rFonts w:ascii="Times New Roman" w:hAnsi="Times New Roman" w:cs="Times New Roman"/>
          </w:rPr>
          <w:t xml:space="preserve"> </w:t>
        </w:r>
      </w:ins>
      <w:del w:id="220" w:author="Rodrigo Werle" w:date="2023-02-27T19:33:00Z">
        <w:r w:rsidR="00DC2A32" w:rsidDel="002B3BB1">
          <w:rPr>
            <w:rFonts w:ascii="Times New Roman" w:hAnsi="Times New Roman" w:cs="Times New Roman"/>
          </w:rPr>
          <w:delText>W</w:delText>
        </w:r>
      </w:del>
      <w:proofErr w:type="spellStart"/>
      <w:ins w:id="221" w:author="Rodrigo Werle" w:date="2023-02-27T19:33:00Z">
        <w:r>
          <w:rPr>
            <w:rFonts w:ascii="Times New Roman" w:hAnsi="Times New Roman" w:cs="Times New Roman"/>
          </w:rPr>
          <w:t>w</w:t>
        </w:r>
      </w:ins>
      <w:r w:rsidR="00DC2A32">
        <w:rPr>
          <w:rFonts w:ascii="Times New Roman" w:hAnsi="Times New Roman" w:cs="Times New Roman"/>
        </w:rPr>
        <w:t>aterhemp</w:t>
      </w:r>
      <w:proofErr w:type="spellEnd"/>
      <w:r w:rsidR="00DC2A32">
        <w:rPr>
          <w:rFonts w:ascii="Times New Roman" w:hAnsi="Times New Roman" w:cs="Times New Roman"/>
        </w:rPr>
        <w:t xml:space="preserve"> suppression improved with the increase in </w:t>
      </w:r>
      <w:ins w:id="222" w:author="Rodrigo Werle" w:date="2023-02-27T19:08:00Z">
        <w:r w:rsidR="009F29EB">
          <w:rPr>
            <w:rFonts w:ascii="Times New Roman" w:hAnsi="Times New Roman" w:cs="Times New Roman"/>
          </w:rPr>
          <w:t>cereal r</w:t>
        </w:r>
      </w:ins>
      <w:ins w:id="223" w:author="Rodrigo Werle" w:date="2023-02-27T19:09:00Z">
        <w:r w:rsidR="009F29EB">
          <w:rPr>
            <w:rFonts w:ascii="Times New Roman" w:hAnsi="Times New Roman" w:cs="Times New Roman"/>
          </w:rPr>
          <w:t xml:space="preserve">ye cover crop </w:t>
        </w:r>
      </w:ins>
      <w:del w:id="224" w:author="Rodrigo Werle" w:date="2023-02-27T19:09:00Z">
        <w:r w:rsidR="00DC2A32" w:rsidDel="009F29EB">
          <w:rPr>
            <w:rFonts w:ascii="Times New Roman" w:hAnsi="Times New Roman" w:cs="Times New Roman"/>
          </w:rPr>
          <w:delText xml:space="preserve">CC </w:delText>
        </w:r>
      </w:del>
      <w:r w:rsidR="00DC2A32">
        <w:rPr>
          <w:rFonts w:ascii="Times New Roman" w:hAnsi="Times New Roman" w:cs="Times New Roman"/>
        </w:rPr>
        <w:t xml:space="preserve">biomass accumulation in the planting green system. Over a wide range of conditions, the </w:t>
      </w:r>
      <w:del w:id="225" w:author="Rodrigo Werle" w:date="2023-02-27T19:34:00Z">
        <w:r w:rsidR="00DC2A32" w:rsidDel="002B3BB1">
          <w:rPr>
            <w:rFonts w:ascii="Times New Roman" w:hAnsi="Times New Roman" w:cs="Times New Roman"/>
          </w:rPr>
          <w:delText xml:space="preserve">level of </w:delText>
        </w:r>
      </w:del>
      <w:r w:rsidR="00DC2A32">
        <w:rPr>
          <w:rFonts w:ascii="Times New Roman" w:hAnsi="Times New Roman" w:cs="Times New Roman"/>
        </w:rPr>
        <w:t xml:space="preserve">4,500 </w:t>
      </w:r>
      <w:proofErr w:type="spellStart"/>
      <w:r w:rsidR="00DC2A32">
        <w:rPr>
          <w:rFonts w:ascii="Times New Roman" w:hAnsi="Times New Roman" w:cs="Times New Roman"/>
        </w:rPr>
        <w:t>lbs</w:t>
      </w:r>
      <w:proofErr w:type="spellEnd"/>
      <w:r w:rsidR="00DC2A32">
        <w:rPr>
          <w:rFonts w:ascii="Times New Roman" w:hAnsi="Times New Roman" w:cs="Times New Roman"/>
        </w:rPr>
        <w:t xml:space="preserve"> of biomass</w:t>
      </w:r>
      <w:ins w:id="226" w:author="Rodrigo Werle" w:date="2023-02-27T19:34:00Z">
        <w:r>
          <w:rPr>
            <w:rFonts w:ascii="Times New Roman" w:hAnsi="Times New Roman" w:cs="Times New Roman"/>
          </w:rPr>
          <w:t xml:space="preserve"> target</w:t>
        </w:r>
      </w:ins>
      <w:r w:rsidR="00DC2A32">
        <w:rPr>
          <w:rFonts w:ascii="Times New Roman" w:hAnsi="Times New Roman" w:cs="Times New Roman"/>
        </w:rPr>
        <w:t xml:space="preserve"> proved its value and reduced the number of waterhemp plants per square foot </w:t>
      </w:r>
      <w:ins w:id="227" w:author="Rodrigo Werle" w:date="2023-02-27T19:22:00Z">
        <w:r w:rsidR="00F565F5">
          <w:rPr>
            <w:rFonts w:ascii="Times New Roman" w:hAnsi="Times New Roman" w:cs="Times New Roman"/>
          </w:rPr>
          <w:t xml:space="preserve">at the time of </w:t>
        </w:r>
      </w:ins>
      <w:del w:id="228" w:author="Rodrigo Werle" w:date="2023-02-27T19:22:00Z">
        <w:r w:rsidR="00DC2A32" w:rsidDel="00F565F5">
          <w:rPr>
            <w:rFonts w:ascii="Times New Roman" w:hAnsi="Times New Roman" w:cs="Times New Roman"/>
          </w:rPr>
          <w:delText xml:space="preserve">when we sprayed </w:delText>
        </w:r>
      </w:del>
      <w:r w:rsidR="00DC2A32">
        <w:rPr>
          <w:rFonts w:ascii="Times New Roman" w:hAnsi="Times New Roman" w:cs="Times New Roman"/>
        </w:rPr>
        <w:t>a POST-emergence (POST) herbicide</w:t>
      </w:r>
      <w:ins w:id="229" w:author="Rodrigo Werle" w:date="2023-02-27T19:22:00Z">
        <w:r w:rsidR="00F565F5">
          <w:rPr>
            <w:rFonts w:ascii="Times New Roman" w:hAnsi="Times New Roman" w:cs="Times New Roman"/>
          </w:rPr>
          <w:t xml:space="preserve"> application</w:t>
        </w:r>
      </w:ins>
      <w:ins w:id="230" w:author="Rodrigo Werle" w:date="2023-02-27T19:34:00Z">
        <w:r>
          <w:rPr>
            <w:rFonts w:ascii="Times New Roman" w:hAnsi="Times New Roman" w:cs="Times New Roman"/>
          </w:rPr>
          <w:t xml:space="preserve"> (4-inch </w:t>
        </w:r>
        <w:proofErr w:type="spellStart"/>
        <w:r>
          <w:rPr>
            <w:rFonts w:ascii="Times New Roman" w:hAnsi="Times New Roman" w:cs="Times New Roman"/>
          </w:rPr>
          <w:t>waterhemp</w:t>
        </w:r>
        <w:proofErr w:type="spellEnd"/>
        <w:r>
          <w:rPr>
            <w:rFonts w:ascii="Times New Roman" w:hAnsi="Times New Roman" w:cs="Times New Roman"/>
          </w:rPr>
          <w:t>)</w:t>
        </w:r>
      </w:ins>
      <w:r w:rsidR="00DC2A32">
        <w:rPr>
          <w:rFonts w:ascii="Times New Roman" w:hAnsi="Times New Roman" w:cs="Times New Roman"/>
        </w:rPr>
        <w:t xml:space="preserve">. Besides reducing the number of waterhemp plants we had to control, the </w:t>
      </w:r>
      <w:del w:id="231" w:author="Rodrigo Werle" w:date="2023-02-27T19:23:00Z">
        <w:r w:rsidR="00DC2A32" w:rsidDel="00F565F5">
          <w:rPr>
            <w:rFonts w:ascii="Times New Roman" w:hAnsi="Times New Roman" w:cs="Times New Roman"/>
          </w:rPr>
          <w:delText xml:space="preserve">CC </w:delText>
        </w:r>
      </w:del>
      <w:ins w:id="232" w:author="Rodrigo Werle" w:date="2023-02-27T19:23:00Z">
        <w:r w:rsidR="00F565F5">
          <w:rPr>
            <w:rFonts w:ascii="Times New Roman" w:hAnsi="Times New Roman" w:cs="Times New Roman"/>
          </w:rPr>
          <w:t xml:space="preserve">cereal rye cover crop biomass residue </w:t>
        </w:r>
      </w:ins>
      <w:r w:rsidR="00DC2A32">
        <w:rPr>
          <w:rFonts w:ascii="Times New Roman" w:hAnsi="Times New Roman" w:cs="Times New Roman"/>
        </w:rPr>
        <w:t xml:space="preserve">also delayed the </w:t>
      </w:r>
      <w:ins w:id="233" w:author="Rodrigo Werle" w:date="2023-02-27T19:23:00Z">
        <w:r w:rsidR="00F565F5">
          <w:rPr>
            <w:rFonts w:ascii="Times New Roman" w:hAnsi="Times New Roman" w:cs="Times New Roman"/>
          </w:rPr>
          <w:t xml:space="preserve">time </w:t>
        </w:r>
      </w:ins>
      <w:del w:id="234" w:author="Rodrigo Werle" w:date="2023-02-27T19:23:00Z">
        <w:r w:rsidR="00DC2A32" w:rsidDel="00F565F5">
          <w:rPr>
            <w:rFonts w:ascii="Times New Roman" w:hAnsi="Times New Roman" w:cs="Times New Roman"/>
          </w:rPr>
          <w:delText xml:space="preserve">need </w:delText>
        </w:r>
      </w:del>
      <w:r w:rsidR="00DC2A32">
        <w:rPr>
          <w:rFonts w:ascii="Times New Roman" w:hAnsi="Times New Roman" w:cs="Times New Roman"/>
        </w:rPr>
        <w:t xml:space="preserve">for a POST application. When we have </w:t>
      </w:r>
      <w:del w:id="235" w:author="Rodrigo Werle" w:date="2023-02-27T19:09:00Z">
        <w:r w:rsidR="00DC2A32" w:rsidDel="009F29EB">
          <w:rPr>
            <w:rFonts w:ascii="Times New Roman" w:hAnsi="Times New Roman" w:cs="Times New Roman"/>
          </w:rPr>
          <w:delText xml:space="preserve">CC </w:delText>
        </w:r>
      </w:del>
      <w:ins w:id="236" w:author="Rodrigo Werle" w:date="2023-02-27T19:09:00Z">
        <w:r w:rsidR="009F29EB">
          <w:rPr>
            <w:rFonts w:ascii="Times New Roman" w:hAnsi="Times New Roman" w:cs="Times New Roman"/>
          </w:rPr>
          <w:t>cover crop</w:t>
        </w:r>
        <w:r w:rsidR="009F29EB">
          <w:rPr>
            <w:rFonts w:ascii="Times New Roman" w:hAnsi="Times New Roman" w:cs="Times New Roman"/>
          </w:rPr>
          <w:t xml:space="preserve"> </w:t>
        </w:r>
      </w:ins>
      <w:r w:rsidR="00DC2A32">
        <w:rPr>
          <w:rFonts w:ascii="Times New Roman" w:hAnsi="Times New Roman" w:cs="Times New Roman"/>
        </w:rPr>
        <w:t xml:space="preserve">biomass </w:t>
      </w:r>
      <w:ins w:id="237" w:author="Rodrigo Werle" w:date="2023-02-27T19:35:00Z">
        <w:r>
          <w:rPr>
            <w:rFonts w:ascii="Times New Roman" w:hAnsi="Times New Roman" w:cs="Times New Roman"/>
          </w:rPr>
          <w:t xml:space="preserve">residue </w:t>
        </w:r>
      </w:ins>
      <w:r w:rsidR="00DC2A32">
        <w:rPr>
          <w:rFonts w:ascii="Times New Roman" w:hAnsi="Times New Roman" w:cs="Times New Roman"/>
        </w:rPr>
        <w:t xml:space="preserve">suppressing </w:t>
      </w:r>
      <w:proofErr w:type="spellStart"/>
      <w:r w:rsidR="00DC2A32">
        <w:rPr>
          <w:rFonts w:ascii="Times New Roman" w:hAnsi="Times New Roman" w:cs="Times New Roman"/>
        </w:rPr>
        <w:t>waterhemp</w:t>
      </w:r>
      <w:proofErr w:type="spellEnd"/>
      <w:r w:rsidR="00DC2A32">
        <w:rPr>
          <w:rFonts w:ascii="Times New Roman" w:hAnsi="Times New Roman" w:cs="Times New Roman"/>
        </w:rPr>
        <w:t xml:space="preserve"> emergence, it might take a little longer for </w:t>
      </w:r>
      <w:ins w:id="238" w:author="Rodrigo Werle" w:date="2023-02-27T19:23:00Z">
        <w:r w:rsidR="00F565F5">
          <w:rPr>
            <w:rFonts w:ascii="Times New Roman" w:hAnsi="Times New Roman" w:cs="Times New Roman"/>
          </w:rPr>
          <w:t xml:space="preserve">the </w:t>
        </w:r>
      </w:ins>
      <w:r w:rsidR="00DC2A32">
        <w:rPr>
          <w:rFonts w:ascii="Times New Roman" w:hAnsi="Times New Roman" w:cs="Times New Roman"/>
        </w:rPr>
        <w:t xml:space="preserve">plants to start to emerge because the </w:t>
      </w:r>
      <w:ins w:id="239" w:author="Rodrigo Werle" w:date="2023-02-27T19:23:00Z">
        <w:r w:rsidR="00F565F5">
          <w:rPr>
            <w:rFonts w:ascii="Times New Roman" w:hAnsi="Times New Roman" w:cs="Times New Roman"/>
          </w:rPr>
          <w:t xml:space="preserve">cover crop </w:t>
        </w:r>
      </w:ins>
      <w:r w:rsidR="00DC2A32">
        <w:rPr>
          <w:rFonts w:ascii="Times New Roman" w:hAnsi="Times New Roman" w:cs="Times New Roman"/>
        </w:rPr>
        <w:t>biomass is changing the environment</w:t>
      </w:r>
      <w:r w:rsidR="00DC2A32" w:rsidRPr="00434D75">
        <w:rPr>
          <w:rFonts w:ascii="Times New Roman" w:hAnsi="Times New Roman" w:cs="Times New Roman"/>
          <w:color w:val="FF0000"/>
        </w:rPr>
        <w:t xml:space="preserve"> </w:t>
      </w:r>
      <w:r w:rsidR="00DC2A32">
        <w:rPr>
          <w:rFonts w:ascii="Times New Roman" w:hAnsi="Times New Roman" w:cs="Times New Roman"/>
        </w:rPr>
        <w:t xml:space="preserve">in the </w:t>
      </w:r>
      <w:ins w:id="240" w:author="Rodrigo Werle" w:date="2023-02-27T19:09:00Z">
        <w:r w:rsidR="009F29EB">
          <w:rPr>
            <w:rFonts w:ascii="Times New Roman" w:hAnsi="Times New Roman" w:cs="Times New Roman"/>
          </w:rPr>
          <w:t xml:space="preserve">soil </w:t>
        </w:r>
      </w:ins>
      <w:r w:rsidR="00DC2A32">
        <w:rPr>
          <w:rFonts w:ascii="Times New Roman" w:hAnsi="Times New Roman" w:cs="Times New Roman"/>
        </w:rPr>
        <w:t>seed bank</w:t>
      </w:r>
      <w:del w:id="241" w:author="Rodrigo Werle" w:date="2023-02-27T16:24:00Z">
        <w:r w:rsidR="00DC2A32" w:rsidDel="006F6D05">
          <w:rPr>
            <w:rFonts w:ascii="Times New Roman" w:hAnsi="Times New Roman" w:cs="Times New Roman"/>
          </w:rPr>
          <w:delText xml:space="preserve"> </w:delText>
        </w:r>
      </w:del>
      <w:ins w:id="242" w:author="Rodrigo Werle" w:date="2023-02-27T16:24:00Z">
        <w:r w:rsidR="006F6D05">
          <w:rPr>
            <w:rFonts w:ascii="Times New Roman" w:hAnsi="Times New Roman" w:cs="Times New Roman"/>
          </w:rPr>
          <w:t xml:space="preserve"> </w:t>
        </w:r>
      </w:ins>
      <w:r w:rsidR="00DC2A32" w:rsidRPr="00434D75">
        <w:rPr>
          <w:rFonts w:ascii="Times New Roman" w:hAnsi="Times New Roman" w:cs="Times New Roman"/>
          <w:color w:val="FF0000"/>
        </w:rPr>
        <w:t>(</w:t>
      </w:r>
      <w:ins w:id="243" w:author="Rodrigo Werle" w:date="2023-02-27T16:24:00Z">
        <w:r w:rsidR="006F6D05">
          <w:rPr>
            <w:rFonts w:ascii="Times New Roman" w:hAnsi="Times New Roman" w:cs="Times New Roman"/>
            <w:color w:val="FF0000"/>
          </w:rPr>
          <w:fldChar w:fldCharType="begin"/>
        </w:r>
        <w:r w:rsidR="006F6D05">
          <w:rPr>
            <w:rFonts w:ascii="Times New Roman" w:hAnsi="Times New Roman" w:cs="Times New Roman"/>
            <w:color w:val="FF0000"/>
          </w:rPr>
          <w:instrText xml:space="preserve"> HYPERLINK "</w:instrText>
        </w:r>
        <w:r w:rsidR="006F6D05" w:rsidRPr="006F6D05">
          <w:rPr>
            <w:rFonts w:ascii="Times New Roman" w:hAnsi="Times New Roman" w:cs="Times New Roman"/>
            <w:color w:val="FF0000"/>
          </w:rPr>
          <w:instrText>https://wiscweeds.info/posts/waterhempsuppressionwithcerealryecovercrop/</w:instrText>
        </w:r>
        <w:r w:rsidR="006F6D05">
          <w:rPr>
            <w:rFonts w:ascii="Times New Roman" w:hAnsi="Times New Roman" w:cs="Times New Roman"/>
            <w:color w:val="FF0000"/>
          </w:rPr>
          <w:instrText xml:space="preserve">" </w:instrText>
        </w:r>
        <w:r w:rsidR="006F6D05">
          <w:rPr>
            <w:rFonts w:ascii="Times New Roman" w:hAnsi="Times New Roman" w:cs="Times New Roman"/>
            <w:color w:val="FF0000"/>
          </w:rPr>
          <w:fldChar w:fldCharType="separate"/>
        </w:r>
        <w:r w:rsidR="006F6D05" w:rsidRPr="000E0E6F">
          <w:rPr>
            <w:rStyle w:val="Hyperlink"/>
            <w:rFonts w:ascii="Times New Roman" w:hAnsi="Times New Roman" w:cs="Times New Roman"/>
          </w:rPr>
          <w:t>https://wiscweeds.info/posts/waterhempsuppressionwithcerealryecovercrop/</w:t>
        </w:r>
        <w:r w:rsidR="006F6D05">
          <w:rPr>
            <w:rFonts w:ascii="Times New Roman" w:hAnsi="Times New Roman" w:cs="Times New Roman"/>
            <w:color w:val="FF0000"/>
          </w:rPr>
          <w:fldChar w:fldCharType="end"/>
        </w:r>
      </w:ins>
      <w:del w:id="244" w:author="Rodrigo Werle" w:date="2023-02-27T16:24:00Z">
        <w:r w:rsidR="00DC2A32" w:rsidRPr="00434D75" w:rsidDel="006F6D05">
          <w:rPr>
            <w:rFonts w:ascii="Times New Roman" w:hAnsi="Times New Roman" w:cs="Times New Roman"/>
            <w:color w:val="FF0000"/>
          </w:rPr>
          <w:delText>refer to the other study</w:delText>
        </w:r>
      </w:del>
      <w:r w:rsidR="00DC2A32" w:rsidRPr="00434D75">
        <w:rPr>
          <w:rFonts w:ascii="Times New Roman" w:hAnsi="Times New Roman" w:cs="Times New Roman"/>
          <w:color w:val="FF0000"/>
        </w:rPr>
        <w:t>)</w:t>
      </w:r>
      <w:r w:rsidR="00DC2A32">
        <w:rPr>
          <w:rFonts w:ascii="Times New Roman" w:hAnsi="Times New Roman" w:cs="Times New Roman"/>
        </w:rPr>
        <w:t xml:space="preserve">. Despite the benefits of </w:t>
      </w:r>
      <w:ins w:id="245" w:author="Rodrigo Werle" w:date="2023-02-27T19:09:00Z">
        <w:r w:rsidR="009F29EB">
          <w:rPr>
            <w:rFonts w:ascii="Times New Roman" w:hAnsi="Times New Roman" w:cs="Times New Roman"/>
          </w:rPr>
          <w:t>cover crop</w:t>
        </w:r>
      </w:ins>
      <w:ins w:id="246" w:author="Rodrigo Werle" w:date="2023-02-27T19:10:00Z">
        <w:r w:rsidR="009F29EB">
          <w:rPr>
            <w:rFonts w:ascii="Times New Roman" w:hAnsi="Times New Roman" w:cs="Times New Roman"/>
          </w:rPr>
          <w:t xml:space="preserve"> </w:t>
        </w:r>
      </w:ins>
      <w:del w:id="247" w:author="Rodrigo Werle" w:date="2023-02-27T19:09:00Z">
        <w:r w:rsidR="00DC2A32" w:rsidDel="009F29EB">
          <w:rPr>
            <w:rFonts w:ascii="Times New Roman" w:hAnsi="Times New Roman" w:cs="Times New Roman"/>
          </w:rPr>
          <w:delText xml:space="preserve">CC </w:delText>
        </w:r>
      </w:del>
      <w:r w:rsidR="00DC2A32">
        <w:rPr>
          <w:rFonts w:ascii="Times New Roman" w:hAnsi="Times New Roman" w:cs="Times New Roman"/>
        </w:rPr>
        <w:t xml:space="preserve">for </w:t>
      </w:r>
      <w:proofErr w:type="spellStart"/>
      <w:r w:rsidR="00DC2A32">
        <w:rPr>
          <w:rFonts w:ascii="Times New Roman" w:hAnsi="Times New Roman" w:cs="Times New Roman"/>
        </w:rPr>
        <w:t>waterhemp</w:t>
      </w:r>
      <w:proofErr w:type="spellEnd"/>
      <w:r w:rsidR="00DC2A32">
        <w:rPr>
          <w:rFonts w:ascii="Times New Roman" w:hAnsi="Times New Roman" w:cs="Times New Roman"/>
        </w:rPr>
        <w:t xml:space="preserve"> suppression, this is not a silver bullet that will control 100% of the weeds in your field. So, we still recommend the use of a</w:t>
      </w:r>
      <w:ins w:id="248" w:author="Rodrigo Werle" w:date="2023-02-27T20:30:00Z">
        <w:r w:rsidR="00746E0A">
          <w:rPr>
            <w:rFonts w:ascii="Times New Roman" w:hAnsi="Times New Roman" w:cs="Times New Roman"/>
          </w:rPr>
          <w:t>n effective</w:t>
        </w:r>
      </w:ins>
      <w:r w:rsidR="00DC2A32">
        <w:rPr>
          <w:rFonts w:ascii="Times New Roman" w:hAnsi="Times New Roman" w:cs="Times New Roman"/>
        </w:rPr>
        <w:t xml:space="preserve"> PRE</w:t>
      </w:r>
      <w:ins w:id="249" w:author="Rodrigo Werle" w:date="2023-02-27T19:36:00Z">
        <w:r>
          <w:rPr>
            <w:rFonts w:ascii="Times New Roman" w:hAnsi="Times New Roman" w:cs="Times New Roman"/>
          </w:rPr>
          <w:t>-emergence</w:t>
        </w:r>
      </w:ins>
      <w:r w:rsidR="00DC2A32">
        <w:rPr>
          <w:rFonts w:ascii="Times New Roman" w:hAnsi="Times New Roman" w:cs="Times New Roman"/>
        </w:rPr>
        <w:t xml:space="preserve"> herbicide as part of your </w:t>
      </w:r>
      <w:ins w:id="250" w:author="Rodrigo Werle" w:date="2023-02-27T19:10:00Z">
        <w:r w:rsidR="009F29EB">
          <w:rPr>
            <w:rFonts w:ascii="Times New Roman" w:hAnsi="Times New Roman" w:cs="Times New Roman"/>
          </w:rPr>
          <w:t xml:space="preserve">integrated </w:t>
        </w:r>
      </w:ins>
      <w:r w:rsidR="00DC2A32">
        <w:rPr>
          <w:rFonts w:ascii="Times New Roman" w:hAnsi="Times New Roman" w:cs="Times New Roman"/>
        </w:rPr>
        <w:t>weed management program, especially in cases where the</w:t>
      </w:r>
      <w:ins w:id="251" w:author="Rodrigo Werle" w:date="2023-02-27T19:10:00Z">
        <w:r w:rsidR="009F29EB">
          <w:rPr>
            <w:rFonts w:ascii="Times New Roman" w:hAnsi="Times New Roman" w:cs="Times New Roman"/>
          </w:rPr>
          <w:t xml:space="preserve"> cereal rye</w:t>
        </w:r>
      </w:ins>
      <w:r w:rsidR="00DC2A32">
        <w:rPr>
          <w:rFonts w:ascii="Times New Roman" w:hAnsi="Times New Roman" w:cs="Times New Roman"/>
        </w:rPr>
        <w:t xml:space="preserve"> </w:t>
      </w:r>
      <w:del w:id="252" w:author="Rodrigo Werle" w:date="2023-02-27T19:10:00Z">
        <w:r w:rsidR="00DC2A32" w:rsidDel="009F29EB">
          <w:rPr>
            <w:rFonts w:ascii="Times New Roman" w:hAnsi="Times New Roman" w:cs="Times New Roman"/>
          </w:rPr>
          <w:delText>CC</w:delText>
        </w:r>
      </w:del>
      <w:ins w:id="253" w:author="Rodrigo Werle" w:date="2023-02-27T19:10:00Z">
        <w:r w:rsidR="009F29EB">
          <w:rPr>
            <w:rFonts w:ascii="Times New Roman" w:hAnsi="Times New Roman" w:cs="Times New Roman"/>
          </w:rPr>
          <w:t>cover crop</w:t>
        </w:r>
      </w:ins>
      <w:r w:rsidR="00DC2A32">
        <w:rPr>
          <w:rFonts w:ascii="Times New Roman" w:hAnsi="Times New Roman" w:cs="Times New Roman"/>
        </w:rPr>
        <w:t xml:space="preserve"> stand (soil coverage) is uneven.</w:t>
      </w:r>
    </w:p>
    <w:p w14:paraId="1D5F949B" w14:textId="0CAD564C" w:rsidR="00233977" w:rsidRDefault="00233977" w:rsidP="00233977">
      <w:pPr>
        <w:pStyle w:val="ListParagraph"/>
        <w:rPr>
          <w:ins w:id="254" w:author="Rodrigo Werle" w:date="2023-02-27T19:24:00Z"/>
          <w:rFonts w:ascii="Times New Roman" w:hAnsi="Times New Roman" w:cs="Times New Roman"/>
        </w:rPr>
      </w:pPr>
    </w:p>
    <w:p w14:paraId="3A775657" w14:textId="60B5FD2B" w:rsidR="005B31CE" w:rsidRPr="002B3BB1" w:rsidDel="005B31CE" w:rsidRDefault="002B3BB1" w:rsidP="00233977">
      <w:pPr>
        <w:pStyle w:val="ListParagraph"/>
        <w:rPr>
          <w:del w:id="255" w:author="Rodrigo Werle" w:date="2023-02-27T19:24:00Z"/>
          <w:rFonts w:ascii="Times New Roman" w:hAnsi="Times New Roman" w:cs="Times New Roman"/>
        </w:rPr>
        <w:pPrChange w:id="256" w:author="Rodrigo Werle" w:date="2023-02-27T16:52:00Z">
          <w:pPr>
            <w:pStyle w:val="ListParagraph"/>
            <w:numPr>
              <w:numId w:val="2"/>
            </w:numPr>
            <w:ind w:hanging="360"/>
          </w:pPr>
        </w:pPrChange>
      </w:pPr>
      <w:ins w:id="257" w:author="Rodrigo Werle" w:date="2023-02-27T19:33:00Z">
        <w:r w:rsidRPr="002B3BB1">
          <w:rPr>
            <w:rFonts w:ascii="Times New Roman" w:hAnsi="Times New Roman" w:cs="Times New Roman"/>
          </w:rPr>
          <w:t xml:space="preserve">Soybean response: </w:t>
        </w:r>
        <w:r>
          <w:rPr>
            <w:rFonts w:ascii="Times New Roman" w:hAnsi="Times New Roman" w:cs="Times New Roman"/>
          </w:rPr>
          <w:t>n</w:t>
        </w:r>
      </w:ins>
    </w:p>
    <w:p w14:paraId="5258DDB7" w14:textId="37042189" w:rsidR="00DC2A32" w:rsidRPr="002B3BB1" w:rsidRDefault="00DC2A32" w:rsidP="009F29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del w:id="258" w:author="Rodrigo Werle" w:date="2023-02-27T19:33:00Z">
        <w:r w:rsidRPr="002B3BB1" w:rsidDel="002B3BB1">
          <w:rPr>
            <w:rFonts w:ascii="Times New Roman" w:hAnsi="Times New Roman" w:cs="Times New Roman"/>
          </w:rPr>
          <w:delText>N</w:delText>
        </w:r>
      </w:del>
      <w:r w:rsidRPr="002B3BB1">
        <w:rPr>
          <w:rFonts w:ascii="Times New Roman" w:hAnsi="Times New Roman" w:cs="Times New Roman"/>
        </w:rPr>
        <w:t xml:space="preserve">ow let’s talk business and discuss soybean yield. Does planting green reduce soybean yield? Well, it depends. In cases where the soybean establishment was successful and no major differences in soybean </w:t>
      </w:r>
      <w:ins w:id="259" w:author="Rodrigo Werle" w:date="2023-02-27T19:10:00Z">
        <w:r w:rsidR="009F29EB" w:rsidRPr="002B3BB1">
          <w:rPr>
            <w:rFonts w:ascii="Times New Roman" w:hAnsi="Times New Roman" w:cs="Times New Roman"/>
          </w:rPr>
          <w:t xml:space="preserve">stand at harvest </w:t>
        </w:r>
      </w:ins>
      <w:del w:id="260" w:author="Rodrigo Werle" w:date="2023-02-27T19:10:00Z">
        <w:r w:rsidRPr="002B3BB1" w:rsidDel="009F29EB">
          <w:rPr>
            <w:rFonts w:ascii="Times New Roman" w:hAnsi="Times New Roman" w:cs="Times New Roman"/>
          </w:rPr>
          <w:delText xml:space="preserve">population </w:delText>
        </w:r>
      </w:del>
      <w:r w:rsidRPr="002B3BB1">
        <w:rPr>
          <w:rFonts w:ascii="Times New Roman" w:hAnsi="Times New Roman" w:cs="Times New Roman"/>
        </w:rPr>
        <w:t>occurred in the planting green system, there was no yield reduction compared to</w:t>
      </w:r>
      <w:ins w:id="261" w:author="Rodrigo Werle" w:date="2023-02-27T19:37:00Z">
        <w:r w:rsidR="002B3BB1">
          <w:rPr>
            <w:rFonts w:ascii="Times New Roman" w:hAnsi="Times New Roman" w:cs="Times New Roman"/>
          </w:rPr>
          <w:t xml:space="preserve"> the</w:t>
        </w:r>
      </w:ins>
      <w:r w:rsidRPr="002B3BB1">
        <w:rPr>
          <w:rFonts w:ascii="Times New Roman" w:hAnsi="Times New Roman" w:cs="Times New Roman"/>
        </w:rPr>
        <w:t xml:space="preserve"> no</w:t>
      </w:r>
      <w:ins w:id="262" w:author="Rodrigo Werle" w:date="2023-02-27T19:37:00Z">
        <w:r w:rsidR="002B3BB1">
          <w:rPr>
            <w:rFonts w:ascii="Times New Roman" w:hAnsi="Times New Roman" w:cs="Times New Roman"/>
          </w:rPr>
          <w:t xml:space="preserve">-till without a </w:t>
        </w:r>
      </w:ins>
      <w:del w:id="263" w:author="Rodrigo Werle" w:date="2023-02-27T19:37:00Z">
        <w:r w:rsidRPr="002B3BB1" w:rsidDel="002B3BB1">
          <w:rPr>
            <w:rFonts w:ascii="Times New Roman" w:hAnsi="Times New Roman" w:cs="Times New Roman"/>
          </w:rPr>
          <w:delText xml:space="preserve"> </w:delText>
        </w:r>
      </w:del>
      <w:del w:id="264" w:author="Rodrigo Werle" w:date="2023-02-27T19:11:00Z">
        <w:r w:rsidRPr="002B3BB1" w:rsidDel="009F29EB">
          <w:rPr>
            <w:rFonts w:ascii="Times New Roman" w:hAnsi="Times New Roman" w:cs="Times New Roman"/>
          </w:rPr>
          <w:delText>CC</w:delText>
        </w:r>
      </w:del>
      <w:ins w:id="265" w:author="Rodrigo Werle" w:date="2023-02-27T19:11:00Z">
        <w:r w:rsidR="009F29EB" w:rsidRPr="002B3BB1">
          <w:rPr>
            <w:rFonts w:ascii="Times New Roman" w:hAnsi="Times New Roman" w:cs="Times New Roman"/>
          </w:rPr>
          <w:t>cover crop</w:t>
        </w:r>
      </w:ins>
      <w:r w:rsidRPr="002B3BB1">
        <w:rPr>
          <w:rFonts w:ascii="Times New Roman" w:hAnsi="Times New Roman" w:cs="Times New Roman"/>
        </w:rPr>
        <w:t xml:space="preserve"> </w:t>
      </w:r>
      <w:del w:id="266" w:author="Rodrigo Werle" w:date="2023-02-27T19:37:00Z">
        <w:r w:rsidRPr="002B3BB1" w:rsidDel="002B3BB1">
          <w:rPr>
            <w:rFonts w:ascii="Times New Roman" w:hAnsi="Times New Roman" w:cs="Times New Roman"/>
          </w:rPr>
          <w:delText xml:space="preserve">(no-till) </w:delText>
        </w:r>
      </w:del>
      <w:r w:rsidRPr="002B3BB1">
        <w:rPr>
          <w:rFonts w:ascii="Times New Roman" w:hAnsi="Times New Roman" w:cs="Times New Roman"/>
        </w:rPr>
        <w:t xml:space="preserve">or the </w:t>
      </w:r>
      <w:del w:id="267" w:author="Rodrigo Werle" w:date="2023-02-27T19:11:00Z">
        <w:r w:rsidRPr="002B3BB1" w:rsidDel="009F29EB">
          <w:rPr>
            <w:rFonts w:ascii="Times New Roman" w:hAnsi="Times New Roman" w:cs="Times New Roman"/>
          </w:rPr>
          <w:delText>CC</w:delText>
        </w:r>
      </w:del>
      <w:ins w:id="268" w:author="Rodrigo Werle" w:date="2023-02-27T19:11:00Z">
        <w:r w:rsidR="009F29EB" w:rsidRPr="002B3BB1">
          <w:rPr>
            <w:rFonts w:ascii="Times New Roman" w:hAnsi="Times New Roman" w:cs="Times New Roman"/>
          </w:rPr>
          <w:t xml:space="preserve">cover crop </w:t>
        </w:r>
      </w:ins>
      <w:del w:id="269" w:author="Rodrigo Werle" w:date="2023-02-27T19:11:00Z">
        <w:r w:rsidRPr="002B3BB1" w:rsidDel="009F29EB">
          <w:rPr>
            <w:rFonts w:ascii="Times New Roman" w:hAnsi="Times New Roman" w:cs="Times New Roman"/>
          </w:rPr>
          <w:delText xml:space="preserve"> </w:delText>
        </w:r>
      </w:del>
      <w:r w:rsidRPr="002B3BB1">
        <w:rPr>
          <w:rFonts w:ascii="Times New Roman" w:hAnsi="Times New Roman" w:cs="Times New Roman"/>
        </w:rPr>
        <w:t>terminated</w:t>
      </w:r>
      <w:ins w:id="270" w:author="Rodrigo Werle" w:date="2023-02-27T19:11:00Z">
        <w:r w:rsidR="009F29EB" w:rsidRPr="002B3BB1">
          <w:rPr>
            <w:rFonts w:ascii="Times New Roman" w:hAnsi="Times New Roman" w:cs="Times New Roman"/>
          </w:rPr>
          <w:t xml:space="preserve"> 10-14 days</w:t>
        </w:r>
      </w:ins>
      <w:r w:rsidRPr="002B3BB1">
        <w:rPr>
          <w:rFonts w:ascii="Times New Roman" w:hAnsi="Times New Roman" w:cs="Times New Roman"/>
        </w:rPr>
        <w:t xml:space="preserve"> before soybean planting. However, in some cases, unfortunately, the planting green system challenged soybean establishment and due to losses in the final </w:t>
      </w:r>
      <w:del w:id="271" w:author="Rodrigo Werle" w:date="2023-02-27T19:11:00Z">
        <w:r w:rsidRPr="002B3BB1" w:rsidDel="009F29EB">
          <w:rPr>
            <w:rFonts w:ascii="Times New Roman" w:hAnsi="Times New Roman" w:cs="Times New Roman"/>
          </w:rPr>
          <w:delText>population</w:delText>
        </w:r>
      </w:del>
      <w:ins w:id="272" w:author="Rodrigo Werle" w:date="2023-02-27T19:11:00Z">
        <w:r w:rsidR="009F29EB" w:rsidRPr="002B3BB1">
          <w:rPr>
            <w:rFonts w:ascii="Times New Roman" w:hAnsi="Times New Roman" w:cs="Times New Roman"/>
          </w:rPr>
          <w:t>stand</w:t>
        </w:r>
      </w:ins>
      <w:r w:rsidRPr="002B3BB1">
        <w:rPr>
          <w:rFonts w:ascii="Times New Roman" w:hAnsi="Times New Roman" w:cs="Times New Roman"/>
        </w:rPr>
        <w:t xml:space="preserve">, the soybean yield was reduced. The good news is that this was not entirely due to the level of </w:t>
      </w:r>
      <w:ins w:id="273" w:author="Rodrigo Werle" w:date="2023-02-27T19:38:00Z">
        <w:r w:rsidR="002B3BB1">
          <w:rPr>
            <w:rFonts w:ascii="Times New Roman" w:hAnsi="Times New Roman" w:cs="Times New Roman"/>
          </w:rPr>
          <w:t>cover crop</w:t>
        </w:r>
      </w:ins>
      <w:del w:id="274" w:author="Rodrigo Werle" w:date="2023-02-27T19:38:00Z">
        <w:r w:rsidRPr="002B3BB1" w:rsidDel="002B3BB1">
          <w:rPr>
            <w:rFonts w:ascii="Times New Roman" w:hAnsi="Times New Roman" w:cs="Times New Roman"/>
          </w:rPr>
          <w:delText>CC</w:delText>
        </w:r>
      </w:del>
      <w:r w:rsidRPr="002B3BB1">
        <w:rPr>
          <w:rFonts w:ascii="Times New Roman" w:hAnsi="Times New Roman" w:cs="Times New Roman"/>
        </w:rPr>
        <w:t xml:space="preserve"> biomass </w:t>
      </w:r>
      <w:ins w:id="275" w:author="Rodrigo Werle" w:date="2023-02-27T19:38:00Z">
        <w:r w:rsidR="002B3BB1">
          <w:rPr>
            <w:rFonts w:ascii="Times New Roman" w:hAnsi="Times New Roman" w:cs="Times New Roman"/>
          </w:rPr>
          <w:t xml:space="preserve">production </w:t>
        </w:r>
      </w:ins>
      <w:r w:rsidRPr="002B3BB1">
        <w:rPr>
          <w:rFonts w:ascii="Times New Roman" w:hAnsi="Times New Roman" w:cs="Times New Roman"/>
        </w:rPr>
        <w:t xml:space="preserve">(not all locations with high </w:t>
      </w:r>
      <w:del w:id="276" w:author="Rodrigo Werle" w:date="2023-02-27T19:38:00Z">
        <w:r w:rsidRPr="002B3BB1" w:rsidDel="002B3BB1">
          <w:rPr>
            <w:rFonts w:ascii="Times New Roman" w:hAnsi="Times New Roman" w:cs="Times New Roman"/>
          </w:rPr>
          <w:delText>CC</w:delText>
        </w:r>
      </w:del>
      <w:ins w:id="277" w:author="Rodrigo Werle" w:date="2023-02-27T19:38:00Z">
        <w:r w:rsidR="002B3BB1">
          <w:rPr>
            <w:rFonts w:ascii="Times New Roman" w:hAnsi="Times New Roman" w:cs="Times New Roman"/>
          </w:rPr>
          <w:t>cover crop</w:t>
        </w:r>
      </w:ins>
      <w:r w:rsidRPr="002B3BB1">
        <w:rPr>
          <w:rFonts w:ascii="Times New Roman" w:hAnsi="Times New Roman" w:cs="Times New Roman"/>
        </w:rPr>
        <w:t xml:space="preserve"> biomass had </w:t>
      </w:r>
      <w:proofErr w:type="gramStart"/>
      <w:ins w:id="278" w:author="Rodrigo Werle" w:date="2023-02-27T19:11:00Z">
        <w:r w:rsidR="009F29EB" w:rsidRPr="002B3BB1">
          <w:rPr>
            <w:rFonts w:ascii="Times New Roman" w:hAnsi="Times New Roman" w:cs="Times New Roman"/>
          </w:rPr>
          <w:t>an</w:t>
        </w:r>
        <w:proofErr w:type="gramEnd"/>
        <w:r w:rsidR="009F29EB" w:rsidRPr="002B3BB1">
          <w:rPr>
            <w:rFonts w:ascii="Times New Roman" w:hAnsi="Times New Roman" w:cs="Times New Roman"/>
          </w:rPr>
          <w:t xml:space="preserve"> </w:t>
        </w:r>
      </w:ins>
      <w:r w:rsidRPr="002B3BB1">
        <w:rPr>
          <w:rFonts w:ascii="Times New Roman" w:hAnsi="Times New Roman" w:cs="Times New Roman"/>
        </w:rPr>
        <w:t>yield reduction). It was a combination of high biomass accumulation (&gt;10,000 lbs acre), dry soil at soybean planting</w:t>
      </w:r>
      <w:ins w:id="279" w:author="Rodrigo Werle" w:date="2023-02-27T20:33:00Z">
        <w:r w:rsidR="00746E0A">
          <w:rPr>
            <w:rFonts w:ascii="Times New Roman" w:hAnsi="Times New Roman" w:cs="Times New Roman"/>
          </w:rPr>
          <w:t xml:space="preserve"> due to dry spring conditions</w:t>
        </w:r>
      </w:ins>
      <w:r w:rsidRPr="002B3BB1">
        <w:rPr>
          <w:rFonts w:ascii="Times New Roman" w:hAnsi="Times New Roman" w:cs="Times New Roman"/>
        </w:rPr>
        <w:t xml:space="preserve"> (difficult to plant through), </w:t>
      </w:r>
      <w:commentRangeStart w:id="280"/>
      <w:r w:rsidRPr="002B3BB1">
        <w:rPr>
          <w:rFonts w:ascii="Times New Roman" w:hAnsi="Times New Roman" w:cs="Times New Roman"/>
        </w:rPr>
        <w:t>and</w:t>
      </w:r>
      <w:ins w:id="281" w:author="Rodrigo Werle" w:date="2023-02-27T20:33:00Z">
        <w:r w:rsidR="00746E0A">
          <w:rPr>
            <w:rFonts w:ascii="Times New Roman" w:hAnsi="Times New Roman" w:cs="Times New Roman"/>
          </w:rPr>
          <w:t>,</w:t>
        </w:r>
      </w:ins>
      <w:r w:rsidRPr="002B3BB1">
        <w:rPr>
          <w:rFonts w:ascii="Times New Roman" w:hAnsi="Times New Roman" w:cs="Times New Roman"/>
        </w:rPr>
        <w:t xml:space="preserve"> guilty as charged, lack of experience with this new planting</w:t>
      </w:r>
      <w:commentRangeEnd w:id="280"/>
      <w:r w:rsidRPr="002B3BB1">
        <w:rPr>
          <w:rStyle w:val="CommentReference"/>
        </w:rPr>
        <w:commentReference w:id="280"/>
      </w:r>
      <w:r w:rsidRPr="002B3BB1">
        <w:rPr>
          <w:rFonts w:ascii="Times New Roman" w:hAnsi="Times New Roman" w:cs="Times New Roman"/>
        </w:rPr>
        <w:t xml:space="preserve"> system/conditions. Moving from planting soybeans in conventional tillage, or even no-till, to a system with </w:t>
      </w:r>
      <w:del w:id="282" w:author="Rodrigo Werle" w:date="2023-02-27T19:12:00Z">
        <w:r w:rsidRPr="002B3BB1" w:rsidDel="009F29EB">
          <w:rPr>
            <w:rFonts w:ascii="Times New Roman" w:hAnsi="Times New Roman" w:cs="Times New Roman"/>
          </w:rPr>
          <w:delText xml:space="preserve">CC </w:delText>
        </w:r>
      </w:del>
      <w:ins w:id="283" w:author="Rodrigo Werle" w:date="2023-02-27T19:12:00Z">
        <w:r w:rsidR="009F29EB" w:rsidRPr="002B3BB1">
          <w:rPr>
            <w:rFonts w:ascii="Times New Roman" w:hAnsi="Times New Roman" w:cs="Times New Roman"/>
          </w:rPr>
          <w:t>cover crops</w:t>
        </w:r>
        <w:r w:rsidR="009F29EB" w:rsidRPr="002B3BB1">
          <w:rPr>
            <w:rFonts w:ascii="Times New Roman" w:hAnsi="Times New Roman" w:cs="Times New Roman"/>
          </w:rPr>
          <w:t xml:space="preserve"> </w:t>
        </w:r>
      </w:ins>
      <w:r w:rsidRPr="002B3BB1">
        <w:rPr>
          <w:rFonts w:ascii="Times New Roman" w:hAnsi="Times New Roman" w:cs="Times New Roman"/>
        </w:rPr>
        <w:t xml:space="preserve">is a big step. There is a lot to learn and adapt to, and oftentimes we learn those lessons the hard way. So, </w:t>
      </w:r>
      <w:del w:id="284" w:author="Rodrigo Werle" w:date="2023-02-27T19:39:00Z">
        <w:r w:rsidRPr="002B3BB1" w:rsidDel="002B3BB1">
          <w:rPr>
            <w:rFonts w:ascii="Times New Roman" w:hAnsi="Times New Roman" w:cs="Times New Roman"/>
          </w:rPr>
          <w:delText>we</w:delText>
        </w:r>
      </w:del>
      <w:ins w:id="285" w:author="Rodrigo Werle" w:date="2023-02-27T19:39:00Z">
        <w:r w:rsidR="002B3BB1">
          <w:rPr>
            <w:rFonts w:ascii="Times New Roman" w:hAnsi="Times New Roman" w:cs="Times New Roman"/>
          </w:rPr>
          <w:t xml:space="preserve">our goal with this article is to </w:t>
        </w:r>
      </w:ins>
      <w:del w:id="286" w:author="Rodrigo Werle" w:date="2023-02-27T19:39:00Z">
        <w:r w:rsidRPr="002B3BB1" w:rsidDel="002B3BB1">
          <w:rPr>
            <w:rFonts w:ascii="Times New Roman" w:hAnsi="Times New Roman" w:cs="Times New Roman"/>
          </w:rPr>
          <w:delText xml:space="preserve"> hope that</w:delText>
        </w:r>
      </w:del>
      <w:ins w:id="287" w:author="Rodrigo Werle" w:date="2023-02-27T19:39:00Z">
        <w:r w:rsidR="002B3BB1">
          <w:rPr>
            <w:rFonts w:ascii="Times New Roman" w:hAnsi="Times New Roman" w:cs="Times New Roman"/>
          </w:rPr>
          <w:t>share</w:t>
        </w:r>
      </w:ins>
      <w:r w:rsidRPr="002B3BB1">
        <w:rPr>
          <w:rFonts w:ascii="Times New Roman" w:hAnsi="Times New Roman" w:cs="Times New Roman"/>
        </w:rPr>
        <w:t xml:space="preserve"> the lessons (good and bad) </w:t>
      </w:r>
      <w:ins w:id="288" w:author="Rodrigo Werle" w:date="2023-02-27T19:39:00Z">
        <w:r w:rsidR="002B3BB1">
          <w:rPr>
            <w:rFonts w:ascii="Times New Roman" w:hAnsi="Times New Roman" w:cs="Times New Roman"/>
          </w:rPr>
          <w:t xml:space="preserve">we have </w:t>
        </w:r>
      </w:ins>
      <w:r w:rsidRPr="002B3BB1">
        <w:rPr>
          <w:rFonts w:ascii="Times New Roman" w:hAnsi="Times New Roman" w:cs="Times New Roman"/>
        </w:rPr>
        <w:t xml:space="preserve">learned </w:t>
      </w:r>
      <w:ins w:id="289" w:author="Rodrigo Werle" w:date="2023-02-27T19:39:00Z">
        <w:r w:rsidR="002B3BB1">
          <w:rPr>
            <w:rFonts w:ascii="Times New Roman" w:hAnsi="Times New Roman" w:cs="Times New Roman"/>
          </w:rPr>
          <w:t xml:space="preserve">thus farm </w:t>
        </w:r>
      </w:ins>
      <w:r w:rsidRPr="002B3BB1">
        <w:rPr>
          <w:rFonts w:ascii="Times New Roman" w:hAnsi="Times New Roman" w:cs="Times New Roman"/>
        </w:rPr>
        <w:t xml:space="preserve">from this project </w:t>
      </w:r>
      <w:del w:id="290" w:author="Rodrigo Werle" w:date="2023-02-27T19:40:00Z">
        <w:r w:rsidRPr="002B3BB1" w:rsidDel="002B3BB1">
          <w:rPr>
            <w:rFonts w:ascii="Times New Roman" w:hAnsi="Times New Roman" w:cs="Times New Roman"/>
          </w:rPr>
          <w:delText>will be passed along to</w:delText>
        </w:r>
      </w:del>
      <w:ins w:id="291" w:author="Rodrigo Werle" w:date="2023-02-27T19:40:00Z">
        <w:r w:rsidR="002B3BB1">
          <w:rPr>
            <w:rFonts w:ascii="Times New Roman" w:hAnsi="Times New Roman" w:cs="Times New Roman"/>
          </w:rPr>
          <w:t>with</w:t>
        </w:r>
      </w:ins>
      <w:r w:rsidRPr="002B3BB1">
        <w:rPr>
          <w:rFonts w:ascii="Times New Roman" w:hAnsi="Times New Roman" w:cs="Times New Roman"/>
        </w:rPr>
        <w:t xml:space="preserve"> you (farmers and practitioners). Because when it comes to cover cropping</w:t>
      </w:r>
      <w:ins w:id="292" w:author="Rodrigo Werle" w:date="2023-02-27T20:34:00Z">
        <w:r w:rsidR="00746E0A">
          <w:rPr>
            <w:rFonts w:ascii="Times New Roman" w:hAnsi="Times New Roman" w:cs="Times New Roman"/>
          </w:rPr>
          <w:t xml:space="preserve"> and planting green</w:t>
        </w:r>
      </w:ins>
      <w:r w:rsidRPr="002B3BB1">
        <w:rPr>
          <w:rFonts w:ascii="Times New Roman" w:hAnsi="Times New Roman" w:cs="Times New Roman"/>
        </w:rPr>
        <w:t xml:space="preserve">, there is a </w:t>
      </w:r>
      <w:ins w:id="293" w:author="Rodrigo Werle" w:date="2023-02-27T19:40:00Z">
        <w:r w:rsidR="002B3BB1">
          <w:rPr>
            <w:rFonts w:ascii="Times New Roman" w:hAnsi="Times New Roman" w:cs="Times New Roman"/>
          </w:rPr>
          <w:t xml:space="preserve">steep </w:t>
        </w:r>
      </w:ins>
      <w:r w:rsidRPr="002B3BB1">
        <w:rPr>
          <w:rFonts w:ascii="Times New Roman" w:hAnsi="Times New Roman" w:cs="Times New Roman"/>
        </w:rPr>
        <w:t xml:space="preserve">learning </w:t>
      </w:r>
      <w:del w:id="294" w:author="Rodrigo Werle" w:date="2023-02-27T19:40:00Z">
        <w:r w:rsidRPr="002B3BB1" w:rsidDel="002B3BB1">
          <w:rPr>
            <w:rFonts w:ascii="Times New Roman" w:hAnsi="Times New Roman" w:cs="Times New Roman"/>
          </w:rPr>
          <w:delText>curve</w:delText>
        </w:r>
      </w:del>
      <w:ins w:id="295" w:author="Rodrigo Werle" w:date="2023-02-27T19:40:00Z">
        <w:r w:rsidR="002B3BB1" w:rsidRPr="002B3BB1">
          <w:rPr>
            <w:rFonts w:ascii="Times New Roman" w:hAnsi="Times New Roman" w:cs="Times New Roman"/>
          </w:rPr>
          <w:t>curve,</w:t>
        </w:r>
      </w:ins>
      <w:r w:rsidRPr="002B3BB1">
        <w:rPr>
          <w:rFonts w:ascii="Times New Roman" w:hAnsi="Times New Roman" w:cs="Times New Roman"/>
        </w:rPr>
        <w:t xml:space="preserve"> and we</w:t>
      </w:r>
      <w:ins w:id="296" w:author="Rodrigo Werle" w:date="2023-02-27T19:40:00Z">
        <w:r w:rsidR="002B3BB1">
          <w:rPr>
            <w:rFonts w:ascii="Times New Roman" w:hAnsi="Times New Roman" w:cs="Times New Roman"/>
          </w:rPr>
          <w:t xml:space="preserve"> can all benefit from each other’s experiences.</w:t>
        </w:r>
      </w:ins>
      <w:del w:id="297" w:author="Rodrigo Werle" w:date="2023-02-27T19:40:00Z">
        <w:r w:rsidRPr="002B3BB1" w:rsidDel="002B3BB1">
          <w:rPr>
            <w:rFonts w:ascii="Times New Roman" w:hAnsi="Times New Roman" w:cs="Times New Roman"/>
          </w:rPr>
          <w:delText xml:space="preserve"> are all part of it.</w:delText>
        </w:r>
      </w:del>
      <w:r w:rsidRPr="002B3BB1">
        <w:rPr>
          <w:rFonts w:ascii="Times New Roman" w:hAnsi="Times New Roman" w:cs="Times New Roman"/>
        </w:rPr>
        <w:t xml:space="preserve"> </w:t>
      </w:r>
    </w:p>
    <w:p w14:paraId="4C3DDC67" w14:textId="32067859" w:rsidR="00721321" w:rsidRDefault="00721321" w:rsidP="00721321">
      <w:pPr>
        <w:rPr>
          <w:rFonts w:ascii="Times New Roman" w:hAnsi="Times New Roman" w:cs="Times New Roman"/>
        </w:rPr>
      </w:pPr>
    </w:p>
    <w:p w14:paraId="3D43C865" w14:textId="6C6BB144" w:rsidR="00721321" w:rsidRDefault="00721321" w:rsidP="00721321">
      <w:pPr>
        <w:rPr>
          <w:rFonts w:ascii="Times New Roman" w:hAnsi="Times New Roman" w:cs="Times New Roman"/>
        </w:rPr>
      </w:pPr>
    </w:p>
    <w:p w14:paraId="7A7C7117" w14:textId="130B7512" w:rsidR="00721321" w:rsidRDefault="00721321" w:rsidP="00721321">
      <w:pPr>
        <w:rPr>
          <w:rFonts w:ascii="Times New Roman" w:hAnsi="Times New Roman" w:cs="Times New Roman"/>
        </w:rPr>
      </w:pPr>
    </w:p>
    <w:p w14:paraId="3996F4CD" w14:textId="106CEA04" w:rsidR="00721321" w:rsidRDefault="00721321" w:rsidP="007213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9730BA" wp14:editId="44807DF5">
            <wp:extent cx="5943600" cy="4457700"/>
            <wp:effectExtent l="0" t="0" r="0" b="0"/>
            <wp:docPr id="1" name="Picture 1" descr="A picture containing grass, outdoor, plant, d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ss, outdoor, plant, di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2EE0" w14:textId="6E915280" w:rsidR="004B1DF1" w:rsidRDefault="00721321" w:rsidP="00721321">
      <w:pPr>
        <w:rPr>
          <w:ins w:id="298" w:author="Rodrigo Werle" w:date="2023-02-27T19:24:00Z"/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Figure 1. </w:t>
      </w:r>
      <w:r>
        <w:rPr>
          <w:rFonts w:ascii="Times New Roman" w:hAnsi="Times New Roman" w:cs="Times New Roman"/>
        </w:rPr>
        <w:t xml:space="preserve">Cereal rye </w:t>
      </w:r>
      <w:proofErr w:type="gramStart"/>
      <w:r w:rsidR="002856DE">
        <w:rPr>
          <w:rFonts w:ascii="Times New Roman" w:hAnsi="Times New Roman" w:cs="Times New Roman"/>
        </w:rPr>
        <w:t>stand</w:t>
      </w:r>
      <w:proofErr w:type="gramEnd"/>
      <w:r w:rsidR="002856DE">
        <w:rPr>
          <w:rFonts w:ascii="Times New Roman" w:hAnsi="Times New Roman" w:cs="Times New Roman"/>
        </w:rPr>
        <w:t xml:space="preserve"> and growth on April 29, 2022, in Brooklyn, WI</w:t>
      </w:r>
      <w:ins w:id="299" w:author="Rodrigo Werle" w:date="2023-02-27T16:19:00Z">
        <w:r w:rsidR="00FF04DF">
          <w:rPr>
            <w:rFonts w:ascii="Times New Roman" w:hAnsi="Times New Roman" w:cs="Times New Roman"/>
          </w:rPr>
          <w:t xml:space="preserve"> (O’Br</w:t>
        </w:r>
      </w:ins>
      <w:ins w:id="300" w:author="Rodrigo Werle" w:date="2023-02-27T16:20:00Z">
        <w:r w:rsidR="00FF04DF">
          <w:rPr>
            <w:rFonts w:ascii="Times New Roman" w:hAnsi="Times New Roman" w:cs="Times New Roman"/>
          </w:rPr>
          <w:t>ien Family Farms research location)</w:t>
        </w:r>
      </w:ins>
      <w:r w:rsidR="00437BB1">
        <w:rPr>
          <w:rFonts w:ascii="Times New Roman" w:hAnsi="Times New Roman" w:cs="Times New Roman"/>
        </w:rPr>
        <w:t>.</w:t>
      </w:r>
    </w:p>
    <w:p w14:paraId="5816ED3D" w14:textId="16EBFF3F" w:rsidR="005B31CE" w:rsidRDefault="005B31CE" w:rsidP="00721321">
      <w:pPr>
        <w:rPr>
          <w:ins w:id="301" w:author="Rodrigo Werle" w:date="2023-02-27T19:24:00Z"/>
          <w:rFonts w:ascii="Times New Roman" w:hAnsi="Times New Roman" w:cs="Times New Roman"/>
        </w:rPr>
      </w:pPr>
    </w:p>
    <w:p w14:paraId="76ABD8F8" w14:textId="50FC4A02" w:rsidR="005B31CE" w:rsidRDefault="005B31CE" w:rsidP="00721321">
      <w:pPr>
        <w:rPr>
          <w:ins w:id="302" w:author="Rodrigo Werle" w:date="2023-02-27T19:24:00Z"/>
          <w:rFonts w:ascii="Times New Roman" w:hAnsi="Times New Roman" w:cs="Times New Roman"/>
        </w:rPr>
      </w:pPr>
    </w:p>
    <w:p w14:paraId="62808AAD" w14:textId="77777777" w:rsidR="005B31CE" w:rsidRPr="002B3BB1" w:rsidRDefault="005B31CE" w:rsidP="002B3BB1">
      <w:pPr>
        <w:rPr>
          <w:ins w:id="303" w:author="Rodrigo Werle" w:date="2023-02-27T19:24:00Z"/>
          <w:rFonts w:ascii="Times New Roman" w:hAnsi="Times New Roman" w:cs="Times New Roman"/>
          <w:rPrChange w:id="304" w:author="Rodrigo Werle" w:date="2023-02-27T19:40:00Z">
            <w:rPr>
              <w:ins w:id="305" w:author="Rodrigo Werle" w:date="2023-02-27T19:24:00Z"/>
            </w:rPr>
          </w:rPrChange>
        </w:rPr>
        <w:pPrChange w:id="306" w:author="Rodrigo Werle" w:date="2023-02-27T19:40:00Z">
          <w:pPr>
            <w:pStyle w:val="ListParagraph"/>
          </w:pPr>
        </w:pPrChange>
      </w:pPr>
      <w:ins w:id="307" w:author="Rodrigo Werle" w:date="2023-02-27T19:24:00Z">
        <w:r w:rsidRPr="002B3BB1">
          <w:rPr>
            <w:rFonts w:ascii="Times New Roman" w:hAnsi="Times New Roman" w:cs="Times New Roman"/>
            <w:rPrChange w:id="308" w:author="Rodrigo Werle" w:date="2023-02-27T19:40:00Z">
              <w:rPr/>
            </w:rPrChange>
          </w:rPr>
          <w:t xml:space="preserve">Put a plug for Jose video: </w:t>
        </w:r>
      </w:ins>
    </w:p>
    <w:p w14:paraId="79B004E4" w14:textId="422BDA0B" w:rsidR="005B31CE" w:rsidRDefault="005B31CE" w:rsidP="00721321">
      <w:pPr>
        <w:rPr>
          <w:ins w:id="309" w:author="Rodrigo Werle" w:date="2023-02-27T19:24:00Z"/>
          <w:rFonts w:ascii="Times New Roman" w:hAnsi="Times New Roman" w:cs="Times New Roman"/>
        </w:rPr>
      </w:pPr>
    </w:p>
    <w:p w14:paraId="2758A3AD" w14:textId="78B22DDF" w:rsidR="005B31CE" w:rsidRDefault="005B31CE" w:rsidP="00721321">
      <w:pPr>
        <w:rPr>
          <w:ins w:id="310" w:author="Rodrigo Werle" w:date="2023-02-27T19:24:00Z"/>
          <w:rFonts w:ascii="Times New Roman" w:hAnsi="Times New Roman" w:cs="Times New Roman"/>
        </w:rPr>
      </w:pPr>
    </w:p>
    <w:p w14:paraId="6696C436" w14:textId="7C8B1BCA" w:rsidR="005B31CE" w:rsidRDefault="005B31CE" w:rsidP="00721321">
      <w:pPr>
        <w:rPr>
          <w:ins w:id="311" w:author="Rodrigo Werle" w:date="2023-02-27T20:03:00Z"/>
          <w:rFonts w:ascii="Times New Roman" w:hAnsi="Times New Roman" w:cs="Times New Roman"/>
        </w:rPr>
      </w:pPr>
      <w:ins w:id="312" w:author="Rodrigo Werle" w:date="2023-02-27T19:24:00Z">
        <w:r>
          <w:rPr>
            <w:rFonts w:ascii="Times New Roman" w:hAnsi="Times New Roman" w:cs="Times New Roman"/>
          </w:rPr>
          <w:t>Resources</w:t>
        </w:r>
      </w:ins>
    </w:p>
    <w:p w14:paraId="7FB61D6C" w14:textId="30E22F21" w:rsidR="00672EF4" w:rsidRDefault="00672EF4" w:rsidP="00721321">
      <w:pPr>
        <w:rPr>
          <w:ins w:id="313" w:author="Rodrigo Werle" w:date="2023-02-27T20:03:00Z"/>
          <w:rFonts w:ascii="Times New Roman" w:hAnsi="Times New Roman" w:cs="Times New Roman"/>
        </w:rPr>
      </w:pPr>
    </w:p>
    <w:p w14:paraId="7036C606" w14:textId="61108B12" w:rsidR="00672EF4" w:rsidRDefault="00672EF4" w:rsidP="00721321">
      <w:pPr>
        <w:rPr>
          <w:ins w:id="314" w:author="Rodrigo Werle" w:date="2023-02-27T20:03:00Z"/>
          <w:rFonts w:ascii="Times New Roman" w:hAnsi="Times New Roman" w:cs="Times New Roman"/>
        </w:rPr>
      </w:pPr>
      <w:ins w:id="315" w:author="Rodrigo Werle" w:date="2023-02-27T20:03:00Z">
        <w:r>
          <w:rPr>
            <w:rFonts w:ascii="Times New Roman" w:hAnsi="Times New Roman" w:cs="Times New Roman"/>
          </w:rPr>
          <w:t xml:space="preserve">30 inches </w:t>
        </w:r>
      </w:ins>
    </w:p>
    <w:p w14:paraId="715923CA" w14:textId="77777777" w:rsidR="00672EF4" w:rsidRDefault="00672EF4" w:rsidP="00721321">
      <w:pPr>
        <w:rPr>
          <w:rFonts w:ascii="Times New Roman" w:hAnsi="Times New Roman" w:cs="Times New Roman"/>
        </w:rPr>
      </w:pPr>
    </w:p>
    <w:sectPr w:rsidR="00672E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80" w:author="NICHOLAS JOHN ARNESON" w:date="2023-02-21T11:53:00Z" w:initials="NJA">
    <w:p w14:paraId="363E8FD9" w14:textId="77777777" w:rsidR="00DC2A32" w:rsidRDefault="00DC2A32" w:rsidP="00DC2A32">
      <w:pPr>
        <w:pStyle w:val="CommentText"/>
      </w:pPr>
      <w:r>
        <w:rPr>
          <w:rStyle w:val="CommentReference"/>
        </w:rPr>
        <w:annotationRef/>
      </w:r>
      <w:r>
        <w:t>Love this, the public love self deprecation when it comes to relating and understanding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63E8FD9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9F2F4E" w16cex:dateUtc="2023-02-21T17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63E8FD9" w16cid:durableId="279F2F4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A5C8E"/>
    <w:multiLevelType w:val="hybridMultilevel"/>
    <w:tmpl w:val="1562B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213199"/>
    <w:multiLevelType w:val="hybridMultilevel"/>
    <w:tmpl w:val="D6F888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44550494">
    <w:abstractNumId w:val="1"/>
  </w:num>
  <w:num w:numId="2" w16cid:durableId="130981931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odrigo Werle">
    <w15:presenceInfo w15:providerId="Windows Live" w15:userId="19cbabc4d6e2914f"/>
  </w15:person>
  <w15:person w15:author="NICHOLAS JOHN ARNESON">
    <w15:presenceInfo w15:providerId="AD" w15:userId="S::njarneson@wisc.edu::af9621f5-bbd2-400a-9ed6-b98dfafe16f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5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389"/>
    <w:rsid w:val="00005C5E"/>
    <w:rsid w:val="00026391"/>
    <w:rsid w:val="00042D9F"/>
    <w:rsid w:val="00042E1E"/>
    <w:rsid w:val="0004566E"/>
    <w:rsid w:val="0005398B"/>
    <w:rsid w:val="00063E79"/>
    <w:rsid w:val="0008118E"/>
    <w:rsid w:val="00081B81"/>
    <w:rsid w:val="00084336"/>
    <w:rsid w:val="000C10E9"/>
    <w:rsid w:val="000D375F"/>
    <w:rsid w:val="000D7C3D"/>
    <w:rsid w:val="000E06FA"/>
    <w:rsid w:val="000E4FBA"/>
    <w:rsid w:val="000F70B4"/>
    <w:rsid w:val="001070F6"/>
    <w:rsid w:val="00120D4B"/>
    <w:rsid w:val="0013198E"/>
    <w:rsid w:val="0013206F"/>
    <w:rsid w:val="00137346"/>
    <w:rsid w:val="00165F1E"/>
    <w:rsid w:val="00173A1B"/>
    <w:rsid w:val="00177203"/>
    <w:rsid w:val="00197D9A"/>
    <w:rsid w:val="001B182A"/>
    <w:rsid w:val="001C2F19"/>
    <w:rsid w:val="001D1BC4"/>
    <w:rsid w:val="001F68AA"/>
    <w:rsid w:val="00210F93"/>
    <w:rsid w:val="002156AC"/>
    <w:rsid w:val="00225794"/>
    <w:rsid w:val="00233977"/>
    <w:rsid w:val="00235DC8"/>
    <w:rsid w:val="002645DA"/>
    <w:rsid w:val="00266E90"/>
    <w:rsid w:val="002804A0"/>
    <w:rsid w:val="00281C14"/>
    <w:rsid w:val="002856DE"/>
    <w:rsid w:val="00291C1E"/>
    <w:rsid w:val="002B3BB1"/>
    <w:rsid w:val="002B4396"/>
    <w:rsid w:val="002C7DDA"/>
    <w:rsid w:val="002D1665"/>
    <w:rsid w:val="00307E60"/>
    <w:rsid w:val="00314A3E"/>
    <w:rsid w:val="003159D8"/>
    <w:rsid w:val="00341669"/>
    <w:rsid w:val="003616DB"/>
    <w:rsid w:val="0036444A"/>
    <w:rsid w:val="00370446"/>
    <w:rsid w:val="0038726E"/>
    <w:rsid w:val="003A3FC2"/>
    <w:rsid w:val="003B05E5"/>
    <w:rsid w:val="003D36FC"/>
    <w:rsid w:val="003D633A"/>
    <w:rsid w:val="003E0FD1"/>
    <w:rsid w:val="003E456F"/>
    <w:rsid w:val="0040000C"/>
    <w:rsid w:val="004014AF"/>
    <w:rsid w:val="004260AE"/>
    <w:rsid w:val="00434D75"/>
    <w:rsid w:val="00437BB1"/>
    <w:rsid w:val="004578CC"/>
    <w:rsid w:val="00467230"/>
    <w:rsid w:val="004B1DF1"/>
    <w:rsid w:val="004F19BD"/>
    <w:rsid w:val="004F5BEF"/>
    <w:rsid w:val="00501E76"/>
    <w:rsid w:val="00513269"/>
    <w:rsid w:val="005171C4"/>
    <w:rsid w:val="00550B22"/>
    <w:rsid w:val="0056339B"/>
    <w:rsid w:val="0057536B"/>
    <w:rsid w:val="00594551"/>
    <w:rsid w:val="00595E05"/>
    <w:rsid w:val="005A49B6"/>
    <w:rsid w:val="005A6DC4"/>
    <w:rsid w:val="005B2016"/>
    <w:rsid w:val="005B31CE"/>
    <w:rsid w:val="005C2EDA"/>
    <w:rsid w:val="005E5DC6"/>
    <w:rsid w:val="00623955"/>
    <w:rsid w:val="0063453B"/>
    <w:rsid w:val="00672DA7"/>
    <w:rsid w:val="00672EF4"/>
    <w:rsid w:val="006933C9"/>
    <w:rsid w:val="006A1024"/>
    <w:rsid w:val="006C7F78"/>
    <w:rsid w:val="006F315D"/>
    <w:rsid w:val="006F3D65"/>
    <w:rsid w:val="006F6D05"/>
    <w:rsid w:val="00721321"/>
    <w:rsid w:val="00746E0A"/>
    <w:rsid w:val="00750B77"/>
    <w:rsid w:val="007546AA"/>
    <w:rsid w:val="00777D2D"/>
    <w:rsid w:val="00782194"/>
    <w:rsid w:val="007C61E3"/>
    <w:rsid w:val="007D32D6"/>
    <w:rsid w:val="007E02FB"/>
    <w:rsid w:val="007E7BF0"/>
    <w:rsid w:val="008049C3"/>
    <w:rsid w:val="008169F0"/>
    <w:rsid w:val="00832A96"/>
    <w:rsid w:val="00856031"/>
    <w:rsid w:val="00856DFE"/>
    <w:rsid w:val="00860A45"/>
    <w:rsid w:val="008626CC"/>
    <w:rsid w:val="0086322B"/>
    <w:rsid w:val="00880665"/>
    <w:rsid w:val="008C178D"/>
    <w:rsid w:val="008F7B3F"/>
    <w:rsid w:val="0093278E"/>
    <w:rsid w:val="00954982"/>
    <w:rsid w:val="00963DB1"/>
    <w:rsid w:val="00987657"/>
    <w:rsid w:val="009B6684"/>
    <w:rsid w:val="009B7E80"/>
    <w:rsid w:val="009C4272"/>
    <w:rsid w:val="009D3B63"/>
    <w:rsid w:val="009F29EB"/>
    <w:rsid w:val="00A160CC"/>
    <w:rsid w:val="00A164C9"/>
    <w:rsid w:val="00A4561C"/>
    <w:rsid w:val="00A52B1D"/>
    <w:rsid w:val="00A7578D"/>
    <w:rsid w:val="00A76626"/>
    <w:rsid w:val="00A81B2C"/>
    <w:rsid w:val="00A961B1"/>
    <w:rsid w:val="00A97B87"/>
    <w:rsid w:val="00AC5CB0"/>
    <w:rsid w:val="00AD1B2E"/>
    <w:rsid w:val="00AF655E"/>
    <w:rsid w:val="00B14AE0"/>
    <w:rsid w:val="00B204DC"/>
    <w:rsid w:val="00B218F2"/>
    <w:rsid w:val="00B35D02"/>
    <w:rsid w:val="00C012BB"/>
    <w:rsid w:val="00C142A1"/>
    <w:rsid w:val="00C36D78"/>
    <w:rsid w:val="00C57E70"/>
    <w:rsid w:val="00CB77EB"/>
    <w:rsid w:val="00CF2B33"/>
    <w:rsid w:val="00D31BDB"/>
    <w:rsid w:val="00D74114"/>
    <w:rsid w:val="00D919DF"/>
    <w:rsid w:val="00DC2A32"/>
    <w:rsid w:val="00E06FF5"/>
    <w:rsid w:val="00E35D39"/>
    <w:rsid w:val="00E403E0"/>
    <w:rsid w:val="00E64A7A"/>
    <w:rsid w:val="00E867BD"/>
    <w:rsid w:val="00E92565"/>
    <w:rsid w:val="00EA1FBD"/>
    <w:rsid w:val="00EC2389"/>
    <w:rsid w:val="00EC6FBA"/>
    <w:rsid w:val="00EF4CAF"/>
    <w:rsid w:val="00F005AB"/>
    <w:rsid w:val="00F05651"/>
    <w:rsid w:val="00F14CAE"/>
    <w:rsid w:val="00F25BAE"/>
    <w:rsid w:val="00F34B06"/>
    <w:rsid w:val="00F37F8E"/>
    <w:rsid w:val="00F565F5"/>
    <w:rsid w:val="00FA07DB"/>
    <w:rsid w:val="00FB2D58"/>
    <w:rsid w:val="00FB3DD5"/>
    <w:rsid w:val="00FF0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A7DCE"/>
  <w15:chartTrackingRefBased/>
  <w15:docId w15:val="{ED6C1F3B-9E77-374C-9C9F-DA65433D4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69F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C2A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C2A3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C2A32"/>
    <w:rPr>
      <w:sz w:val="20"/>
      <w:szCs w:val="20"/>
    </w:rPr>
  </w:style>
  <w:style w:type="paragraph" w:styleId="Revision">
    <w:name w:val="Revision"/>
    <w:hidden/>
    <w:uiPriority w:val="99"/>
    <w:semiHidden/>
    <w:rsid w:val="00CF2B33"/>
  </w:style>
  <w:style w:type="character" w:styleId="Hyperlink">
    <w:name w:val="Hyperlink"/>
    <w:basedOn w:val="DefaultParagraphFont"/>
    <w:uiPriority w:val="99"/>
    <w:unhideWhenUsed/>
    <w:rsid w:val="006F6D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6D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03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microsoft.com/office/2011/relationships/people" Target="people.xml"/><Relationship Id="rId5" Type="http://schemas.openxmlformats.org/officeDocument/2006/relationships/comments" Target="comment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3</Pages>
  <Words>1095</Words>
  <Characters>6245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Junior Nunes</dc:creator>
  <cp:keywords/>
  <dc:description/>
  <cp:lastModifiedBy>Rodrigo Werle</cp:lastModifiedBy>
  <cp:revision>8</cp:revision>
  <dcterms:created xsi:type="dcterms:W3CDTF">2023-02-27T22:21:00Z</dcterms:created>
  <dcterms:modified xsi:type="dcterms:W3CDTF">2023-02-28T02:34:00Z</dcterms:modified>
</cp:coreProperties>
</file>